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2"/>
          <w:szCs w:val="40"/>
          <w:lang w:val="en-US" w:eastAsia="zh-CN"/>
        </w:rPr>
      </w:pPr>
      <w:r>
        <w:rPr>
          <w:rFonts w:hint="eastAsia"/>
          <w:b/>
          <w:bCs/>
          <w:sz w:val="32"/>
          <w:szCs w:val="40"/>
          <w:lang w:val="en-US" w:eastAsia="zh-CN"/>
        </w:rPr>
        <w:t>科室文化墙材料</w:t>
      </w:r>
    </w:p>
    <w:p>
      <w:pPr>
        <w:jc w:val="center"/>
        <w:rPr>
          <w:rFonts w:hint="eastAsia"/>
          <w:b/>
          <w:bCs/>
          <w:sz w:val="28"/>
          <w:szCs w:val="36"/>
          <w:lang w:val="en-US" w:eastAsia="zh-CN"/>
        </w:rPr>
      </w:pPr>
      <w:r>
        <w:rPr>
          <w:rFonts w:hint="eastAsia"/>
          <w:b/>
          <w:bCs/>
          <w:sz w:val="28"/>
          <w:szCs w:val="36"/>
          <w:lang w:val="en-US" w:eastAsia="zh-CN"/>
        </w:rPr>
        <w:t>一、科室简介</w:t>
      </w:r>
    </w:p>
    <w:p>
      <w:pPr>
        <w:spacing w:line="360" w:lineRule="auto"/>
        <w:ind w:firstLine="480" w:firstLineChars="200"/>
        <w:rPr>
          <w:rFonts w:hint="eastAsia" w:ascii="仿宋_GB2312" w:hAnsi="宋体" w:eastAsia="仿宋_GB2312"/>
          <w:sz w:val="24"/>
        </w:rPr>
      </w:pPr>
      <w:r>
        <w:rPr>
          <w:rFonts w:hint="eastAsia" w:ascii="仿宋_GB2312" w:hAnsi="宋体" w:eastAsia="仿宋_GB2312"/>
          <w:sz w:val="24"/>
        </w:rPr>
        <w:t>重庆医科大学附属第一医院（简称重医附一院）放射科始建于1957年，由原上海第一医学院（现复旦大学医学院）中山医院及华山医院戚警吾、张克随等教授西迁重庆成立重庆医学院附属第一医院放射科。经过</w:t>
      </w:r>
      <w:r>
        <w:rPr>
          <w:rFonts w:hint="eastAsia" w:ascii="仿宋_GB2312" w:hAnsi="宋体" w:eastAsia="仿宋_GB2312"/>
          <w:sz w:val="24"/>
          <w:lang w:val="en-US" w:eastAsia="zh-CN"/>
        </w:rPr>
        <w:t>六十多</w:t>
      </w:r>
      <w:r>
        <w:rPr>
          <w:rFonts w:hint="eastAsia" w:ascii="仿宋_GB2312" w:hAnsi="宋体" w:eastAsia="仿宋_GB2312"/>
          <w:sz w:val="24"/>
        </w:rPr>
        <w:t>年风雨历程及几代人的奋斗和发展，重医附一院放射科已成为学科人员配置合理、设备先进、管理规范、技术力量雄厚、诊疗水平和服务能力一流、专业特色突出、辐射能力强，学科文化内涵丰富，集医疗、教学、科研为一体的重庆市医学影像重点学科。在学科带头人吕发金教授和学科管理团队领导及全体职工共同努力下，改革创新、奋发图强，至202</w:t>
      </w:r>
      <w:r>
        <w:rPr>
          <w:rFonts w:hint="eastAsia" w:ascii="仿宋_GB2312" w:hAnsi="宋体" w:eastAsia="仿宋_GB2312"/>
          <w:sz w:val="24"/>
          <w:lang w:val="en-US" w:eastAsia="zh-CN"/>
        </w:rPr>
        <w:t>3</w:t>
      </w:r>
      <w:r>
        <w:rPr>
          <w:rFonts w:hint="eastAsia" w:ascii="仿宋_GB2312" w:hAnsi="宋体" w:eastAsia="仿宋_GB2312"/>
          <w:sz w:val="24"/>
        </w:rPr>
        <w:t>年底，放射科在学科建设、服务能力、医疗业务、教学科研和区域影响力等各方面均取得突破性、飞跃式发展，取得了一系列成绩和荣誉。连续五年复旦大学西南地区放射科声誉排行榜位居第二位。</w:t>
      </w:r>
    </w:p>
    <w:p>
      <w:pPr>
        <w:spacing w:line="360" w:lineRule="auto"/>
        <w:ind w:firstLine="480" w:firstLineChars="200"/>
        <w:rPr>
          <w:rFonts w:hint="eastAsia" w:ascii="仿宋_GB2312" w:hAnsi="宋体" w:eastAsia="仿宋_GB2312"/>
          <w:sz w:val="24"/>
        </w:rPr>
      </w:pPr>
      <w:r>
        <w:rPr>
          <w:rFonts w:hint="eastAsia" w:ascii="仿宋_GB2312" w:hAnsi="宋体" w:eastAsia="仿宋_GB2312"/>
          <w:sz w:val="24"/>
          <w:lang w:val="en-US" w:eastAsia="zh-CN"/>
        </w:rPr>
        <w:t>截止2023年底，</w:t>
      </w:r>
      <w:r>
        <w:rPr>
          <w:rFonts w:hint="eastAsia" w:ascii="仿宋_GB2312" w:hAnsi="宋体" w:eastAsia="仿宋_GB2312"/>
          <w:sz w:val="24"/>
        </w:rPr>
        <w:t>放射科目前有工作人员</w:t>
      </w:r>
      <w:r>
        <w:rPr>
          <w:rFonts w:hint="eastAsia" w:ascii="仿宋_GB2312" w:hAnsi="宋体" w:eastAsia="仿宋_GB2312"/>
          <w:sz w:val="24"/>
          <w:lang w:val="en-US" w:eastAsia="zh-CN"/>
        </w:rPr>
        <w:t>206</w:t>
      </w:r>
      <w:r>
        <w:rPr>
          <w:rFonts w:hint="eastAsia" w:ascii="仿宋_GB2312" w:hAnsi="宋体" w:eastAsia="仿宋_GB2312"/>
          <w:sz w:val="24"/>
        </w:rPr>
        <w:t>名，其中医生</w:t>
      </w:r>
      <w:r>
        <w:rPr>
          <w:rFonts w:hint="eastAsia" w:ascii="仿宋_GB2312" w:hAnsi="宋体" w:eastAsia="仿宋_GB2312"/>
          <w:sz w:val="24"/>
          <w:lang w:val="en-US" w:eastAsia="zh-CN"/>
        </w:rPr>
        <w:t>67</w:t>
      </w:r>
      <w:r>
        <w:rPr>
          <w:rFonts w:hint="eastAsia" w:ascii="仿宋_GB2312" w:hAnsi="宋体" w:eastAsia="仿宋_GB2312"/>
          <w:sz w:val="24"/>
        </w:rPr>
        <w:t>名、技师</w:t>
      </w:r>
      <w:r>
        <w:rPr>
          <w:rFonts w:hint="eastAsia" w:ascii="仿宋_GB2312" w:hAnsi="宋体" w:eastAsia="仿宋_GB2312"/>
          <w:sz w:val="24"/>
          <w:lang w:val="en-US" w:eastAsia="zh-CN"/>
        </w:rPr>
        <w:t>83</w:t>
      </w:r>
      <w:r>
        <w:rPr>
          <w:rFonts w:hint="eastAsia" w:ascii="仿宋_GB2312" w:hAnsi="宋体" w:eastAsia="仿宋_GB2312"/>
          <w:sz w:val="24"/>
        </w:rPr>
        <w:t>名、护理人员3</w:t>
      </w:r>
      <w:r>
        <w:rPr>
          <w:rFonts w:hint="eastAsia" w:ascii="仿宋_GB2312" w:hAnsi="宋体" w:eastAsia="仿宋_GB2312"/>
          <w:sz w:val="24"/>
          <w:lang w:val="en-US" w:eastAsia="zh-CN"/>
        </w:rPr>
        <w:t>9</w:t>
      </w:r>
      <w:r>
        <w:rPr>
          <w:rFonts w:hint="eastAsia" w:ascii="仿宋_GB2312" w:hAnsi="宋体" w:eastAsia="仿宋_GB2312"/>
          <w:sz w:val="24"/>
        </w:rPr>
        <w:t>名、工程技术人员</w:t>
      </w:r>
      <w:r>
        <w:rPr>
          <w:rFonts w:hint="eastAsia" w:ascii="仿宋_GB2312" w:hAnsi="宋体" w:eastAsia="仿宋_GB2312"/>
          <w:sz w:val="24"/>
          <w:lang w:val="en-US" w:eastAsia="zh-CN"/>
        </w:rPr>
        <w:t>2</w:t>
      </w:r>
      <w:r>
        <w:rPr>
          <w:rFonts w:hint="eastAsia" w:ascii="仿宋_GB2312" w:hAnsi="宋体" w:eastAsia="仿宋_GB2312"/>
          <w:sz w:val="24"/>
        </w:rPr>
        <w:t>名、自然科学研究人员</w:t>
      </w:r>
      <w:r>
        <w:rPr>
          <w:rFonts w:hint="eastAsia" w:ascii="仿宋_GB2312" w:hAnsi="宋体" w:eastAsia="仿宋_GB2312"/>
          <w:sz w:val="24"/>
          <w:lang w:val="en-US" w:eastAsia="zh-CN"/>
        </w:rPr>
        <w:t>2</w:t>
      </w:r>
      <w:r>
        <w:rPr>
          <w:rFonts w:hint="eastAsia" w:ascii="仿宋_GB2312" w:hAnsi="宋体" w:eastAsia="仿宋_GB2312"/>
          <w:sz w:val="24"/>
        </w:rPr>
        <w:t>名、工勤人员</w:t>
      </w:r>
      <w:r>
        <w:rPr>
          <w:rFonts w:hint="eastAsia" w:ascii="仿宋_GB2312" w:hAnsi="宋体" w:eastAsia="仿宋_GB2312"/>
          <w:sz w:val="24"/>
          <w:lang w:val="en-US" w:eastAsia="zh-CN"/>
        </w:rPr>
        <w:t>10</w:t>
      </w:r>
      <w:r>
        <w:rPr>
          <w:rFonts w:hint="eastAsia" w:ascii="仿宋_GB2312" w:hAnsi="宋体" w:eastAsia="仿宋_GB2312"/>
          <w:sz w:val="24"/>
        </w:rPr>
        <w:t>名、行政人员3名。医师中拥有正高职称者</w:t>
      </w:r>
      <w:r>
        <w:rPr>
          <w:rFonts w:hint="eastAsia" w:ascii="仿宋_GB2312" w:hAnsi="宋体" w:eastAsia="仿宋_GB2312"/>
          <w:sz w:val="24"/>
          <w:lang w:val="en-US" w:eastAsia="zh-CN"/>
        </w:rPr>
        <w:t>10</w:t>
      </w:r>
      <w:r>
        <w:rPr>
          <w:rFonts w:hint="eastAsia" w:ascii="仿宋_GB2312" w:hAnsi="宋体" w:eastAsia="仿宋_GB2312"/>
          <w:sz w:val="24"/>
        </w:rPr>
        <w:t>名，副高职称者1</w:t>
      </w:r>
      <w:r>
        <w:rPr>
          <w:rFonts w:hint="eastAsia" w:ascii="仿宋_GB2312" w:hAnsi="宋体" w:eastAsia="仿宋_GB2312"/>
          <w:sz w:val="24"/>
          <w:lang w:val="en-US" w:eastAsia="zh-CN"/>
        </w:rPr>
        <w:t>2</w:t>
      </w:r>
      <w:r>
        <w:rPr>
          <w:rFonts w:hint="eastAsia" w:ascii="仿宋_GB2312" w:hAnsi="宋体" w:eastAsia="仿宋_GB2312"/>
          <w:sz w:val="24"/>
        </w:rPr>
        <w:t>名，具有国外留学经历者</w:t>
      </w:r>
      <w:r>
        <w:rPr>
          <w:rFonts w:hint="eastAsia" w:ascii="仿宋_GB2312" w:hAnsi="宋体" w:eastAsia="仿宋_GB2312"/>
          <w:sz w:val="24"/>
          <w:lang w:val="en-US" w:eastAsia="zh-CN"/>
        </w:rPr>
        <w:t>9</w:t>
      </w:r>
      <w:r>
        <w:rPr>
          <w:rFonts w:hint="eastAsia" w:ascii="仿宋_GB2312" w:hAnsi="宋体" w:eastAsia="仿宋_GB2312"/>
          <w:sz w:val="24"/>
        </w:rPr>
        <w:t>名；技师中拥有</w:t>
      </w:r>
      <w:r>
        <w:rPr>
          <w:rFonts w:hint="eastAsia" w:ascii="仿宋_GB2312" w:hAnsi="宋体" w:eastAsia="仿宋_GB2312"/>
          <w:sz w:val="24"/>
          <w:lang w:val="en-US" w:eastAsia="zh-CN"/>
        </w:rPr>
        <w:t>副高职称者4名，</w:t>
      </w:r>
      <w:r>
        <w:rPr>
          <w:rFonts w:hint="eastAsia" w:ascii="仿宋_GB2312" w:hAnsi="宋体" w:eastAsia="仿宋_GB2312"/>
          <w:sz w:val="24"/>
        </w:rPr>
        <w:t>中级职称者</w:t>
      </w:r>
      <w:r>
        <w:rPr>
          <w:rFonts w:hint="eastAsia" w:ascii="仿宋_GB2312" w:hAnsi="宋体" w:eastAsia="仿宋_GB2312"/>
          <w:sz w:val="24"/>
          <w:lang w:val="en-US" w:eastAsia="zh-CN"/>
        </w:rPr>
        <w:t>22</w:t>
      </w:r>
      <w:r>
        <w:rPr>
          <w:rFonts w:hint="eastAsia" w:ascii="仿宋_GB2312" w:hAnsi="宋体" w:eastAsia="仿宋_GB2312"/>
          <w:sz w:val="24"/>
        </w:rPr>
        <w:t>名。全科具备博士学位者</w:t>
      </w:r>
      <w:r>
        <w:rPr>
          <w:rFonts w:hint="eastAsia" w:ascii="仿宋_GB2312" w:hAnsi="宋体" w:eastAsia="仿宋_GB2312"/>
          <w:sz w:val="24"/>
          <w:lang w:val="en-US" w:eastAsia="zh-CN"/>
        </w:rPr>
        <w:t>34</w:t>
      </w:r>
      <w:r>
        <w:rPr>
          <w:rFonts w:hint="eastAsia" w:ascii="仿宋_GB2312" w:hAnsi="宋体" w:eastAsia="仿宋_GB2312"/>
          <w:sz w:val="24"/>
        </w:rPr>
        <w:t>名、硕士学位</w:t>
      </w:r>
      <w:r>
        <w:rPr>
          <w:rFonts w:hint="eastAsia" w:ascii="仿宋_GB2312" w:hAnsi="宋体" w:eastAsia="仿宋_GB2312"/>
          <w:sz w:val="24"/>
          <w:lang w:val="en-US" w:eastAsia="zh-CN"/>
        </w:rPr>
        <w:t>62</w:t>
      </w:r>
      <w:r>
        <w:rPr>
          <w:rFonts w:hint="eastAsia" w:ascii="仿宋_GB2312" w:hAnsi="宋体" w:eastAsia="仿宋_GB2312"/>
          <w:sz w:val="24"/>
        </w:rPr>
        <w:t>名，</w:t>
      </w:r>
      <w:r>
        <w:rPr>
          <w:rFonts w:hint="eastAsia" w:ascii="仿宋_GB2312" w:hAnsi="宋体" w:eastAsia="仿宋_GB2312"/>
          <w:sz w:val="24"/>
          <w:lang w:val="en-US" w:eastAsia="zh-CN"/>
        </w:rPr>
        <w:t>本科83名，</w:t>
      </w:r>
      <w:r>
        <w:rPr>
          <w:rFonts w:hint="eastAsia" w:ascii="仿宋_GB2312" w:hAnsi="宋体" w:eastAsia="仿宋_GB2312"/>
          <w:sz w:val="24"/>
        </w:rPr>
        <w:t>医生组中博士学位者占</w:t>
      </w:r>
      <w:r>
        <w:rPr>
          <w:rFonts w:hint="eastAsia" w:ascii="仿宋_GB2312" w:hAnsi="宋体" w:eastAsia="仿宋_GB2312"/>
          <w:sz w:val="24"/>
          <w:lang w:val="en-US" w:eastAsia="zh-CN"/>
        </w:rPr>
        <w:t>46</w:t>
      </w:r>
      <w:r>
        <w:rPr>
          <w:rFonts w:hint="eastAsia" w:ascii="仿宋_GB2312" w:hAnsi="宋体" w:eastAsia="仿宋_GB2312"/>
          <w:sz w:val="24"/>
        </w:rPr>
        <w:t>%，技术组中硕士学位以上占3</w:t>
      </w:r>
      <w:r>
        <w:rPr>
          <w:rFonts w:hint="eastAsia" w:ascii="仿宋_GB2312" w:hAnsi="宋体" w:eastAsia="仿宋_GB2312"/>
          <w:sz w:val="24"/>
          <w:lang w:val="en-US" w:eastAsia="zh-CN"/>
        </w:rPr>
        <w:t>8.5</w:t>
      </w:r>
      <w:r>
        <w:rPr>
          <w:rFonts w:hint="eastAsia" w:ascii="仿宋_GB2312" w:hAnsi="宋体" w:eastAsia="仿宋_GB2312"/>
          <w:sz w:val="24"/>
        </w:rPr>
        <w:t>%。科室现有博士生导师4名，硕士生导师1</w:t>
      </w:r>
      <w:r>
        <w:rPr>
          <w:rFonts w:hint="eastAsia" w:ascii="仿宋_GB2312" w:hAnsi="宋体" w:eastAsia="仿宋_GB2312"/>
          <w:sz w:val="24"/>
          <w:lang w:val="en-US" w:eastAsia="zh-CN"/>
        </w:rPr>
        <w:t>5</w:t>
      </w:r>
      <w:r>
        <w:rPr>
          <w:rFonts w:hint="eastAsia" w:ascii="仿宋_GB2312" w:hAnsi="宋体" w:eastAsia="仿宋_GB2312"/>
          <w:sz w:val="24"/>
        </w:rPr>
        <w:t>名。医技人员中担任国家级学会、协会学术职务15名，重庆市学术技术带头人2人，重庆市学会、协会学术职务18人，境外学习人员占5%。科室人员规模不断壮大的同时，层次也在不断提高，结构更加合理。</w:t>
      </w:r>
    </w:p>
    <w:p>
      <w:pPr>
        <w:spacing w:line="360" w:lineRule="auto"/>
        <w:ind w:firstLine="480" w:firstLineChars="200"/>
        <w:rPr>
          <w:rFonts w:hint="eastAsia" w:ascii="仿宋_GB2312" w:hAnsi="宋体" w:eastAsia="仿宋_GB2312"/>
          <w:sz w:val="24"/>
        </w:rPr>
      </w:pPr>
      <w:r>
        <w:rPr>
          <w:rFonts w:hint="eastAsia" w:ascii="仿宋_GB2312" w:hAnsi="宋体" w:eastAsia="仿宋_GB2312"/>
          <w:sz w:val="24"/>
        </w:rPr>
        <w:t>重庆医科大学附属第一医院放射科为“1+4”模式，包括院本部、一分院、金山分院、青杠老年养护中心、放射远程会诊中心四个部分，拥有各种先进检查设备，包括GE Revolution APEX CT、 佳能640层镨黄金CT、西门子新双源SOMATOM Force CT、飞利浦IQon</w:t>
      </w:r>
      <w:r>
        <w:rPr>
          <w:rFonts w:ascii="仿宋_GB2312" w:hAnsi="宋体" w:eastAsia="仿宋_GB2312"/>
          <w:sz w:val="24"/>
        </w:rPr>
        <w:t xml:space="preserve"> </w:t>
      </w:r>
      <w:r>
        <w:rPr>
          <w:rFonts w:hint="eastAsia" w:ascii="仿宋_GB2312" w:hAnsi="宋体" w:eastAsia="仿宋_GB2312"/>
          <w:sz w:val="24"/>
        </w:rPr>
        <w:t>CT、东软</w:t>
      </w:r>
      <w:r>
        <w:rPr>
          <w:rFonts w:hint="eastAsia" w:ascii="仿宋_GB2312" w:hAnsi="宋体" w:eastAsia="仿宋_GB2312"/>
          <w:sz w:val="24"/>
          <w:lang w:val="en-US" w:eastAsia="zh-CN"/>
        </w:rPr>
        <w:t>512层CT、</w:t>
      </w:r>
      <w:r>
        <w:rPr>
          <w:rFonts w:hint="eastAsia" w:ascii="仿宋_GB2312" w:hAnsi="宋体" w:eastAsia="仿宋_GB2312"/>
          <w:sz w:val="24"/>
        </w:rPr>
        <w:t>128层车载CT等共</w:t>
      </w:r>
      <w:r>
        <w:rPr>
          <w:rFonts w:hint="eastAsia" w:ascii="仿宋_GB2312" w:hAnsi="宋体" w:eastAsia="仿宋_GB2312"/>
          <w:sz w:val="24"/>
          <w:lang w:val="en-US" w:eastAsia="zh-CN"/>
        </w:rPr>
        <w:t>19</w:t>
      </w:r>
      <w:r>
        <w:rPr>
          <w:rFonts w:hint="eastAsia" w:ascii="仿宋_GB2312" w:hAnsi="宋体" w:eastAsia="仿宋_GB2312"/>
          <w:sz w:val="24"/>
        </w:rPr>
        <w:t>台CT；GE Premier、Pioneer、750W，联影 uMR790，西门子 Skyra，飞利浦Ingenia等3.0T MR共6台，1.5T MRI 6台；</w:t>
      </w:r>
      <w:r>
        <w:rPr>
          <w:rFonts w:hint="eastAsia" w:ascii="仿宋" w:hAnsi="仿宋" w:eastAsia="仿宋" w:cs="仿宋"/>
          <w:sz w:val="24"/>
        </w:rPr>
        <w:t>DSA复合手术</w:t>
      </w:r>
      <w:r>
        <w:rPr>
          <w:rFonts w:hint="eastAsia" w:ascii="仿宋" w:hAnsi="仿宋" w:eastAsia="仿宋" w:cs="仿宋"/>
          <w:sz w:val="24"/>
          <w:lang w:val="en-US" w:eastAsia="zh-CN"/>
        </w:rPr>
        <w:t>室1间、</w:t>
      </w:r>
      <w:r>
        <w:rPr>
          <w:rFonts w:hint="eastAsia" w:ascii="仿宋_GB2312" w:hAnsi="宋体" w:eastAsia="仿宋_GB2312"/>
          <w:sz w:val="24"/>
        </w:rPr>
        <w:t>大型平板DSA</w:t>
      </w:r>
      <w:r>
        <w:rPr>
          <w:rFonts w:hint="eastAsia" w:ascii="仿宋_GB2312" w:hAnsi="宋体" w:eastAsia="仿宋_GB2312"/>
          <w:sz w:val="24"/>
          <w:lang w:val="en-US" w:eastAsia="zh-CN"/>
        </w:rPr>
        <w:t>12</w:t>
      </w:r>
      <w:r>
        <w:rPr>
          <w:rFonts w:hint="eastAsia" w:ascii="仿宋_GB2312" w:hAnsi="宋体" w:eastAsia="仿宋_GB2312"/>
          <w:sz w:val="24"/>
        </w:rPr>
        <w:t>台；平板多功能机</w:t>
      </w:r>
      <w:r>
        <w:rPr>
          <w:rFonts w:hint="eastAsia" w:ascii="仿宋_GB2312" w:hAnsi="宋体" w:eastAsia="仿宋_GB2312"/>
          <w:sz w:val="24"/>
          <w:lang w:val="en-US" w:eastAsia="zh-CN"/>
        </w:rPr>
        <w:t>3</w:t>
      </w:r>
      <w:r>
        <w:rPr>
          <w:rFonts w:hint="eastAsia" w:ascii="仿宋_GB2312" w:hAnsi="宋体" w:eastAsia="仿宋_GB2312"/>
          <w:sz w:val="24"/>
        </w:rPr>
        <w:t>台，</w:t>
      </w:r>
      <w:r>
        <w:rPr>
          <w:rFonts w:hint="eastAsia" w:ascii="仿宋_GB2312" w:hAnsi="宋体" w:eastAsia="仿宋_GB2312"/>
          <w:sz w:val="24"/>
          <w:lang w:val="en-US" w:eastAsia="zh-CN"/>
        </w:rPr>
        <w:t>ERCP机2台，</w:t>
      </w:r>
      <w:r>
        <w:rPr>
          <w:rFonts w:hint="eastAsia" w:ascii="仿宋_GB2312" w:hAnsi="宋体" w:eastAsia="仿宋_GB2312"/>
          <w:sz w:val="24"/>
        </w:rPr>
        <w:t>乳腺CBCT1台，口腔CBCT 1台，移动CT</w:t>
      </w:r>
      <w:r>
        <w:rPr>
          <w:rFonts w:hint="eastAsia" w:ascii="仿宋_GB2312" w:hAnsi="宋体" w:eastAsia="仿宋_GB2312"/>
          <w:sz w:val="24"/>
          <w:lang w:val="en-US" w:eastAsia="zh-CN"/>
        </w:rPr>
        <w:t xml:space="preserve"> </w:t>
      </w:r>
      <w:r>
        <w:rPr>
          <w:rFonts w:hint="eastAsia" w:ascii="仿宋_GB2312" w:hAnsi="宋体" w:eastAsia="仿宋_GB2312"/>
          <w:sz w:val="24"/>
        </w:rPr>
        <w:t>1台，平板乳腺机</w:t>
      </w:r>
      <w:r>
        <w:rPr>
          <w:rFonts w:hint="eastAsia" w:ascii="仿宋_GB2312" w:hAnsi="宋体" w:eastAsia="仿宋_GB2312"/>
          <w:sz w:val="24"/>
          <w:lang w:val="en-US" w:eastAsia="zh-CN"/>
        </w:rPr>
        <w:t>3</w:t>
      </w:r>
      <w:r>
        <w:rPr>
          <w:rFonts w:hint="eastAsia" w:ascii="仿宋_GB2312" w:hAnsi="宋体" w:eastAsia="仿宋_GB2312"/>
          <w:sz w:val="24"/>
        </w:rPr>
        <w:t>台，DR</w:t>
      </w:r>
      <w:r>
        <w:rPr>
          <w:rFonts w:hint="eastAsia" w:ascii="仿宋_GB2312" w:hAnsi="宋体" w:eastAsia="仿宋_GB2312"/>
          <w:sz w:val="24"/>
          <w:lang w:val="en-US" w:eastAsia="zh-CN"/>
        </w:rPr>
        <w:t xml:space="preserve"> 12</w:t>
      </w:r>
      <w:r>
        <w:rPr>
          <w:rFonts w:hint="eastAsia" w:ascii="仿宋_GB2312" w:hAnsi="宋体" w:eastAsia="仿宋_GB2312"/>
          <w:sz w:val="24"/>
        </w:rPr>
        <w:t>台</w:t>
      </w:r>
      <w:r>
        <w:rPr>
          <w:rFonts w:hint="eastAsia" w:ascii="仿宋_GB2312" w:hAnsi="宋体" w:eastAsia="仿宋_GB2312"/>
          <w:sz w:val="24"/>
          <w:lang w:eastAsia="zh-CN"/>
        </w:rPr>
        <w:t>，</w:t>
      </w:r>
      <w:r>
        <w:rPr>
          <w:rFonts w:hint="eastAsia" w:ascii="仿宋" w:hAnsi="仿宋" w:eastAsia="仿宋" w:cs="仿宋"/>
          <w:sz w:val="24"/>
        </w:rPr>
        <w:t>海扶聚焦超声治疗系统</w:t>
      </w:r>
      <w:r>
        <w:rPr>
          <w:rFonts w:hint="eastAsia" w:ascii="仿宋" w:hAnsi="仿宋" w:eastAsia="仿宋" w:cs="仿宋"/>
          <w:sz w:val="24"/>
          <w:lang w:val="en-US" w:eastAsia="zh-CN"/>
        </w:rPr>
        <w:t>1台</w:t>
      </w:r>
      <w:r>
        <w:rPr>
          <w:rFonts w:hint="eastAsia" w:ascii="仿宋_GB2312" w:hAnsi="宋体" w:eastAsia="仿宋_GB2312"/>
          <w:sz w:val="24"/>
        </w:rPr>
        <w:t>。2010年医院</w:t>
      </w:r>
      <w:r>
        <w:rPr>
          <w:rFonts w:hint="eastAsia" w:ascii="仿宋_GB2312" w:hAnsi="宋体" w:eastAsia="仿宋_GB2312"/>
          <w:sz w:val="24"/>
          <w:lang w:val="en-US" w:eastAsia="zh-CN"/>
        </w:rPr>
        <w:t>就</w:t>
      </w:r>
      <w:r>
        <w:rPr>
          <w:rFonts w:hint="eastAsia" w:ascii="仿宋_GB2312" w:hAnsi="宋体" w:eastAsia="仿宋_GB2312"/>
          <w:sz w:val="24"/>
        </w:rPr>
        <w:t>建立了完整的PACS、RIS及远程会诊系统，实现全院联网，辐射全重庆市的远程诊断和会诊网络，构建了完整的医院影像及信息化平台。2018年由我科牵头的西南放射专科联盟正式成立，云贵川渝藏新共计152家单位加入联盟，截止2023年12月西南放射专科联盟共有168家单位，理事长单位1家，副理事长单位27家，理事单位47家，成员单位93家；另有远程合作医院21家。</w:t>
      </w:r>
    </w:p>
    <w:p>
      <w:pPr>
        <w:spacing w:line="360" w:lineRule="auto"/>
        <w:ind w:firstLine="480" w:firstLineChars="200"/>
        <w:rPr>
          <w:rFonts w:hint="eastAsia" w:ascii="仿宋_GB2312" w:hAnsi="宋体" w:eastAsia="仿宋_GB2312"/>
          <w:sz w:val="24"/>
        </w:rPr>
      </w:pPr>
      <w:r>
        <w:rPr>
          <w:rFonts w:hint="eastAsia" w:ascii="仿宋_GB2312" w:hAnsi="宋体" w:eastAsia="仿宋_GB2312"/>
          <w:sz w:val="24"/>
        </w:rPr>
        <w:t>放射科的科研能力稳步发展，至今全科获批国家级课题11项，承担省部级课题33项，厅局级课题7项；年均发表SCI及中文核心期刊论文稳定保持在50篇以上。此外，获省部级及厅局级成果奖3项，国家专利33项</w:t>
      </w:r>
      <w:r>
        <w:rPr>
          <w:rFonts w:hint="eastAsia" w:ascii="仿宋_GB2312" w:hAnsi="宋体" w:eastAsia="仿宋_GB2312"/>
          <w:sz w:val="24"/>
          <w:lang w:eastAsia="zh-CN"/>
        </w:rPr>
        <w:t>。</w:t>
      </w:r>
      <w:r>
        <w:rPr>
          <w:rFonts w:hint="eastAsia" w:ascii="仿宋_GB2312" w:hAnsi="宋体" w:eastAsia="仿宋_GB2312"/>
          <w:sz w:val="24"/>
        </w:rPr>
        <w:t>获批国家级高级研修项目1项，</w:t>
      </w:r>
      <w:r>
        <w:rPr>
          <w:rFonts w:hint="eastAsia" w:ascii="仿宋_GB2312" w:hAnsi="宋体" w:eastAsia="仿宋_GB2312"/>
          <w:sz w:val="24"/>
          <w:lang w:val="en-US" w:eastAsia="zh-CN"/>
        </w:rPr>
        <w:t>多项市级、</w:t>
      </w:r>
      <w:r>
        <w:rPr>
          <w:rFonts w:hint="eastAsia" w:ascii="仿宋_GB2312" w:hAnsi="宋体" w:eastAsia="仿宋_GB2312"/>
          <w:sz w:val="24"/>
        </w:rPr>
        <w:t>校级教学成果</w:t>
      </w:r>
      <w:r>
        <w:rPr>
          <w:rFonts w:hint="eastAsia" w:ascii="仿宋_GB2312" w:hAnsi="宋体" w:eastAsia="仿宋_GB2312"/>
          <w:sz w:val="24"/>
          <w:lang w:val="en-US" w:eastAsia="zh-CN"/>
        </w:rPr>
        <w:t>立</w:t>
      </w:r>
      <w:r>
        <w:rPr>
          <w:rFonts w:hint="eastAsia" w:ascii="仿宋_GB2312" w:hAnsi="宋体" w:eastAsia="仿宋_GB2312"/>
          <w:sz w:val="24"/>
        </w:rPr>
        <w:t>项</w:t>
      </w:r>
      <w:r>
        <w:rPr>
          <w:rFonts w:hint="eastAsia" w:ascii="仿宋_GB2312" w:hAnsi="宋体" w:eastAsia="仿宋_GB2312"/>
          <w:sz w:val="24"/>
          <w:lang w:eastAsia="zh-CN"/>
        </w:rPr>
        <w:t>，</w:t>
      </w:r>
      <w:r>
        <w:rPr>
          <w:rFonts w:hint="eastAsia" w:ascii="仿宋_GB2312" w:hAnsi="宋体" w:eastAsia="仿宋_GB2312"/>
          <w:sz w:val="24"/>
          <w:lang w:val="en-US" w:eastAsia="zh-CN"/>
        </w:rPr>
        <w:t>获批市级、校级、院级教改课题多项，</w:t>
      </w:r>
      <w:r>
        <w:rPr>
          <w:rFonts w:hint="eastAsia" w:ascii="仿宋_GB2312" w:hAnsi="宋体" w:eastAsia="仿宋_GB2312"/>
          <w:sz w:val="24"/>
        </w:rPr>
        <w:t>参与编写学术专著、教材44部。</w:t>
      </w:r>
    </w:p>
    <w:p>
      <w:pPr>
        <w:spacing w:line="360" w:lineRule="auto"/>
        <w:rPr>
          <w:rFonts w:hint="eastAsia" w:ascii="仿宋_GB2312" w:hAnsi="宋体" w:eastAsia="仿宋_GB2312"/>
          <w:sz w:val="24"/>
        </w:rPr>
      </w:pPr>
    </w:p>
    <w:p>
      <w:pPr>
        <w:spacing w:line="360" w:lineRule="auto"/>
        <w:rPr>
          <w:rFonts w:ascii="仿宋_GB2312" w:hAnsi="宋体" w:eastAsia="仿宋_GB2312"/>
          <w:sz w:val="24"/>
        </w:rPr>
      </w:pPr>
      <w:r>
        <w:rPr>
          <w:rFonts w:hint="eastAsia" w:ascii="仿宋_GB2312" w:hAnsi="宋体" w:eastAsia="仿宋_GB2312"/>
          <w:sz w:val="24"/>
        </w:rPr>
        <w:t>重医附一院放射科是：</w:t>
      </w:r>
    </w:p>
    <w:p>
      <w:pPr>
        <w:spacing w:line="360" w:lineRule="auto"/>
        <w:jc w:val="left"/>
        <w:rPr>
          <w:rFonts w:ascii="仿宋_GB2312" w:hAnsi="宋体" w:eastAsia="仿宋_GB2312"/>
          <w:sz w:val="24"/>
        </w:rPr>
      </w:pPr>
      <w:r>
        <w:rPr>
          <w:rFonts w:hint="eastAsia" w:ascii="仿宋_GB2312" w:hAnsi="宋体" w:eastAsia="仿宋_GB2312"/>
          <w:sz w:val="24"/>
        </w:rPr>
        <w:t>影像医学与核医学博士授权点</w:t>
      </w:r>
    </w:p>
    <w:p>
      <w:pPr>
        <w:spacing w:line="360" w:lineRule="auto"/>
        <w:jc w:val="left"/>
        <w:rPr>
          <w:rFonts w:ascii="仿宋_GB2312" w:hAnsi="宋体" w:eastAsia="仿宋_GB2312"/>
          <w:sz w:val="24"/>
        </w:rPr>
      </w:pPr>
      <w:r>
        <w:rPr>
          <w:rFonts w:hint="eastAsia" w:ascii="仿宋_GB2312" w:hAnsi="宋体" w:eastAsia="仿宋_GB2312"/>
          <w:sz w:val="24"/>
        </w:rPr>
        <w:t>影像医学与核医学硕士授权点</w:t>
      </w:r>
    </w:p>
    <w:p>
      <w:pPr>
        <w:spacing w:line="360" w:lineRule="auto"/>
        <w:jc w:val="left"/>
        <w:rPr>
          <w:rFonts w:ascii="仿宋_GB2312" w:hAnsi="宋体" w:eastAsia="仿宋_GB2312"/>
          <w:sz w:val="24"/>
        </w:rPr>
      </w:pPr>
      <w:r>
        <w:rPr>
          <w:rFonts w:hint="eastAsia" w:ascii="仿宋_GB2312" w:hAnsi="宋体" w:eastAsia="仿宋_GB2312"/>
          <w:sz w:val="24"/>
        </w:rPr>
        <w:t>医学技术硕士授权点</w:t>
      </w:r>
    </w:p>
    <w:p>
      <w:pPr>
        <w:spacing w:line="360" w:lineRule="auto"/>
        <w:jc w:val="left"/>
        <w:rPr>
          <w:rFonts w:ascii="仿宋_GB2312" w:hAnsi="宋体" w:eastAsia="仿宋_GB2312"/>
          <w:sz w:val="24"/>
        </w:rPr>
      </w:pPr>
      <w:r>
        <w:rPr>
          <w:rFonts w:hint="eastAsia" w:ascii="仿宋_GB2312" w:hAnsi="宋体" w:eastAsia="仿宋_GB2312"/>
          <w:sz w:val="24"/>
        </w:rPr>
        <w:t>医学影像技术学系和教研室</w:t>
      </w:r>
    </w:p>
    <w:p>
      <w:pPr>
        <w:spacing w:line="360" w:lineRule="auto"/>
        <w:jc w:val="left"/>
        <w:rPr>
          <w:rFonts w:ascii="仿宋_GB2312" w:hAnsi="宋体" w:eastAsia="仿宋_GB2312"/>
          <w:sz w:val="24"/>
        </w:rPr>
      </w:pPr>
      <w:r>
        <w:rPr>
          <w:rFonts w:hint="eastAsia" w:ascii="仿宋_GB2312" w:hAnsi="宋体" w:eastAsia="仿宋_GB2312"/>
          <w:sz w:val="24"/>
        </w:rPr>
        <w:t>放射诊断学教研室</w:t>
      </w:r>
    </w:p>
    <w:p>
      <w:pPr>
        <w:spacing w:line="360" w:lineRule="auto"/>
        <w:jc w:val="left"/>
        <w:rPr>
          <w:rFonts w:ascii="仿宋_GB2312" w:hAnsi="宋体" w:eastAsia="仿宋_GB2312"/>
          <w:sz w:val="24"/>
        </w:rPr>
      </w:pPr>
      <w:r>
        <w:rPr>
          <w:rFonts w:hint="eastAsia" w:ascii="仿宋_GB2312" w:hAnsi="宋体" w:eastAsia="仿宋_GB2312"/>
          <w:sz w:val="24"/>
        </w:rPr>
        <w:t>国家临床重点专科</w:t>
      </w:r>
    </w:p>
    <w:p>
      <w:pPr>
        <w:spacing w:line="360" w:lineRule="auto"/>
        <w:jc w:val="left"/>
        <w:rPr>
          <w:rFonts w:ascii="仿宋_GB2312" w:hAnsi="宋体" w:eastAsia="仿宋_GB2312"/>
          <w:sz w:val="24"/>
        </w:rPr>
      </w:pPr>
      <w:r>
        <w:rPr>
          <w:rFonts w:hint="eastAsia" w:ascii="仿宋_GB2312" w:hAnsi="宋体" w:eastAsia="仿宋_GB2312"/>
          <w:sz w:val="24"/>
        </w:rPr>
        <w:t>国家放射科住院医师规范化培训基地</w:t>
      </w:r>
    </w:p>
    <w:p>
      <w:pPr>
        <w:spacing w:line="360" w:lineRule="auto"/>
        <w:jc w:val="left"/>
        <w:rPr>
          <w:rFonts w:ascii="仿宋_GB2312" w:hAnsi="宋体" w:eastAsia="仿宋_GB2312"/>
          <w:sz w:val="24"/>
        </w:rPr>
      </w:pPr>
      <w:r>
        <w:rPr>
          <w:rFonts w:hint="eastAsia" w:ascii="仿宋_GB2312" w:hAnsi="宋体" w:eastAsia="仿宋_GB2312"/>
          <w:sz w:val="24"/>
        </w:rPr>
        <w:t>全国医学影像技术专业大学生实践技能大赛竞赛基地</w:t>
      </w:r>
    </w:p>
    <w:p>
      <w:pPr>
        <w:spacing w:line="360" w:lineRule="auto"/>
        <w:jc w:val="left"/>
        <w:rPr>
          <w:rFonts w:ascii="仿宋_GB2312" w:hAnsi="宋体" w:eastAsia="仿宋_GB2312"/>
          <w:sz w:val="24"/>
        </w:rPr>
      </w:pPr>
      <w:r>
        <w:rPr>
          <w:rFonts w:hint="eastAsia" w:ascii="仿宋_GB2312" w:hAnsi="宋体" w:eastAsia="仿宋_GB2312"/>
          <w:sz w:val="24"/>
        </w:rPr>
        <w:t>全国医用设备使用人员业务能力考评试题开发基地</w:t>
      </w:r>
    </w:p>
    <w:p>
      <w:pPr>
        <w:spacing w:line="360" w:lineRule="auto"/>
        <w:jc w:val="left"/>
        <w:rPr>
          <w:rFonts w:ascii="仿宋_GB2312" w:hAnsi="宋体" w:eastAsia="仿宋_GB2312"/>
          <w:sz w:val="24"/>
        </w:rPr>
      </w:pPr>
      <w:r>
        <w:rPr>
          <w:rFonts w:hint="eastAsia" w:ascii="仿宋_GB2312" w:hAnsi="宋体" w:eastAsia="仿宋_GB2312"/>
          <w:sz w:val="24"/>
        </w:rPr>
        <w:t>医学影像技术临床实践技能培训基地</w:t>
      </w:r>
    </w:p>
    <w:p>
      <w:pPr>
        <w:spacing w:line="360" w:lineRule="auto"/>
        <w:jc w:val="left"/>
        <w:rPr>
          <w:rFonts w:ascii="仿宋_GB2312" w:hAnsi="宋体" w:eastAsia="仿宋_GB2312"/>
          <w:sz w:val="24"/>
        </w:rPr>
      </w:pPr>
      <w:r>
        <w:rPr>
          <w:rFonts w:hint="eastAsia" w:ascii="仿宋_GB2312" w:hAnsi="宋体" w:eastAsia="仿宋_GB2312"/>
          <w:sz w:val="24"/>
        </w:rPr>
        <w:t>中国医师协会放射医师分会对比剂规范应用培训基地</w:t>
      </w:r>
    </w:p>
    <w:p>
      <w:pPr>
        <w:spacing w:line="360" w:lineRule="auto"/>
        <w:jc w:val="left"/>
        <w:rPr>
          <w:rFonts w:ascii="仿宋_GB2312" w:hAnsi="宋体" w:eastAsia="仿宋_GB2312"/>
          <w:sz w:val="24"/>
        </w:rPr>
      </w:pPr>
      <w:r>
        <w:rPr>
          <w:rFonts w:hint="eastAsia" w:ascii="仿宋_GB2312" w:hAnsi="宋体" w:eastAsia="仿宋_GB2312"/>
          <w:sz w:val="24"/>
        </w:rPr>
        <w:t>重庆市放射诊断中心</w:t>
      </w:r>
    </w:p>
    <w:p>
      <w:pPr>
        <w:spacing w:line="360" w:lineRule="auto"/>
        <w:jc w:val="left"/>
        <w:rPr>
          <w:rFonts w:ascii="仿宋_GB2312" w:hAnsi="宋体" w:eastAsia="仿宋_GB2312"/>
          <w:sz w:val="24"/>
        </w:rPr>
      </w:pPr>
      <w:r>
        <w:rPr>
          <w:rFonts w:hint="eastAsia" w:ascii="仿宋_GB2312" w:hAnsi="宋体" w:eastAsia="仿宋_GB2312"/>
          <w:sz w:val="24"/>
        </w:rPr>
        <w:t>重庆市影像科住院医师规范化培训基地</w:t>
      </w:r>
    </w:p>
    <w:p>
      <w:pPr>
        <w:spacing w:line="360" w:lineRule="auto"/>
        <w:jc w:val="left"/>
        <w:rPr>
          <w:rFonts w:ascii="仿宋_GB2312" w:hAnsi="宋体" w:eastAsia="仿宋_GB2312"/>
          <w:sz w:val="24"/>
        </w:rPr>
      </w:pPr>
      <w:r>
        <w:rPr>
          <w:rFonts w:hint="eastAsia" w:ascii="仿宋_GB2312" w:hAnsi="宋体" w:eastAsia="仿宋_GB2312"/>
          <w:sz w:val="24"/>
        </w:rPr>
        <w:t>重庆市“十二五”市级重点学科建设项目单位</w:t>
      </w:r>
    </w:p>
    <w:p>
      <w:pPr>
        <w:spacing w:line="360" w:lineRule="auto"/>
        <w:jc w:val="left"/>
        <w:rPr>
          <w:rFonts w:ascii="仿宋_GB2312" w:hAnsi="宋体" w:eastAsia="仿宋_GB2312"/>
          <w:sz w:val="24"/>
        </w:rPr>
      </w:pPr>
      <w:r>
        <w:rPr>
          <w:rFonts w:hint="eastAsia" w:ascii="仿宋_GB2312" w:hAnsi="宋体" w:eastAsia="仿宋_GB2312"/>
          <w:sz w:val="24"/>
        </w:rPr>
        <w:t>西南放射专科联盟理事长单位</w:t>
      </w:r>
    </w:p>
    <w:p>
      <w:pPr>
        <w:spacing w:line="360" w:lineRule="auto"/>
        <w:rPr>
          <w:rFonts w:hint="eastAsia" w:ascii="仿宋_GB2312" w:hAnsi="宋体" w:eastAsia="仿宋_GB2312"/>
          <w:sz w:val="24"/>
        </w:rPr>
      </w:pPr>
    </w:p>
    <w:p>
      <w:pPr>
        <w:pStyle w:val="2"/>
        <w:widowControl/>
        <w:spacing w:line="360" w:lineRule="auto"/>
        <w:jc w:val="center"/>
        <w:rPr>
          <w:rFonts w:ascii="宋体" w:hAnsi="宋体"/>
          <w:kern w:val="2"/>
          <w:sz w:val="28"/>
          <w:szCs w:val="28"/>
        </w:rPr>
      </w:pPr>
      <w:r>
        <w:rPr>
          <w:rFonts w:hint="eastAsia" w:ascii="黑体" w:eastAsia="黑体"/>
          <w:b/>
          <w:kern w:val="2"/>
        </w:rPr>
        <w:t>重点技术</w:t>
      </w:r>
    </w:p>
    <w:p>
      <w:pPr>
        <w:spacing w:line="360" w:lineRule="auto"/>
        <w:jc w:val="left"/>
        <w:rPr>
          <w:rFonts w:ascii="仿宋_GB2312" w:hAnsi="宋体" w:eastAsia="仿宋_GB2312"/>
          <w:sz w:val="24"/>
        </w:rPr>
      </w:pPr>
      <w:r>
        <w:rPr>
          <w:rFonts w:hint="eastAsia" w:ascii="仿宋_GB2312" w:hAnsi="宋体" w:eastAsia="仿宋_GB2312"/>
          <w:sz w:val="24"/>
        </w:rPr>
        <w:t>1、CT冠状动脉检查技术</w:t>
      </w:r>
    </w:p>
    <w:p>
      <w:pPr>
        <w:spacing w:line="360" w:lineRule="auto"/>
        <w:jc w:val="left"/>
        <w:rPr>
          <w:rFonts w:ascii="仿宋_GB2312" w:hAnsi="宋体" w:eastAsia="仿宋_GB2312"/>
          <w:sz w:val="24"/>
        </w:rPr>
      </w:pPr>
      <w:r>
        <w:rPr>
          <w:rFonts w:hint="eastAsia" w:ascii="仿宋_GB2312" w:hAnsi="宋体" w:eastAsia="仿宋_GB2312"/>
          <w:sz w:val="24"/>
        </w:rPr>
        <w:t>2、DSA三维介入导航技术</w:t>
      </w:r>
    </w:p>
    <w:p>
      <w:pPr>
        <w:spacing w:line="360" w:lineRule="auto"/>
        <w:jc w:val="left"/>
        <w:rPr>
          <w:rFonts w:ascii="仿宋_GB2312" w:hAnsi="宋体" w:eastAsia="仿宋_GB2312"/>
          <w:sz w:val="24"/>
        </w:rPr>
      </w:pPr>
      <w:r>
        <w:rPr>
          <w:rFonts w:hint="eastAsia" w:ascii="仿宋_GB2312" w:hAnsi="宋体" w:eastAsia="仿宋_GB2312"/>
          <w:sz w:val="24"/>
        </w:rPr>
        <w:t>3、乳腺DR检查及三维立体定位技术</w:t>
      </w:r>
    </w:p>
    <w:p>
      <w:pPr>
        <w:spacing w:line="360" w:lineRule="auto"/>
        <w:jc w:val="left"/>
        <w:rPr>
          <w:rFonts w:ascii="仿宋_GB2312" w:hAnsi="宋体" w:eastAsia="仿宋_GB2312"/>
          <w:sz w:val="24"/>
        </w:rPr>
      </w:pPr>
      <w:r>
        <w:rPr>
          <w:rFonts w:hint="eastAsia" w:ascii="仿宋_GB2312" w:hAnsi="宋体" w:eastAsia="仿宋_GB2312"/>
          <w:sz w:val="24"/>
        </w:rPr>
        <w:t>4、磁共振骨关节检查技术</w:t>
      </w:r>
    </w:p>
    <w:p>
      <w:pPr>
        <w:spacing w:line="360" w:lineRule="auto"/>
        <w:jc w:val="left"/>
        <w:rPr>
          <w:rFonts w:ascii="仿宋_GB2312" w:hAnsi="宋体" w:eastAsia="仿宋_GB2312"/>
          <w:sz w:val="24"/>
        </w:rPr>
      </w:pPr>
      <w:r>
        <w:rPr>
          <w:rFonts w:hint="eastAsia" w:ascii="仿宋_GB2312" w:hAnsi="宋体" w:eastAsia="仿宋_GB2312"/>
          <w:sz w:val="24"/>
        </w:rPr>
        <w:t>5、中枢脱髓鞘疾病检查技术</w:t>
      </w:r>
    </w:p>
    <w:p>
      <w:pPr>
        <w:spacing w:line="360" w:lineRule="auto"/>
        <w:jc w:val="left"/>
        <w:rPr>
          <w:rFonts w:ascii="仿宋_GB2312" w:hAnsi="宋体" w:eastAsia="仿宋_GB2312"/>
          <w:sz w:val="24"/>
        </w:rPr>
      </w:pPr>
      <w:r>
        <w:rPr>
          <w:rFonts w:hint="eastAsia" w:ascii="仿宋_GB2312" w:hAnsi="宋体" w:eastAsia="仿宋_GB2312"/>
          <w:sz w:val="24"/>
        </w:rPr>
        <w:t>6、脑卒中一站式检查技术</w:t>
      </w:r>
    </w:p>
    <w:p>
      <w:pPr>
        <w:spacing w:line="360" w:lineRule="auto"/>
        <w:jc w:val="left"/>
        <w:rPr>
          <w:rFonts w:ascii="仿宋_GB2312" w:hAnsi="宋体" w:eastAsia="仿宋_GB2312"/>
          <w:sz w:val="24"/>
        </w:rPr>
      </w:pPr>
      <w:r>
        <w:rPr>
          <w:rFonts w:hint="eastAsia" w:ascii="仿宋_GB2312" w:hAnsi="宋体" w:eastAsia="仿宋_GB2312"/>
          <w:sz w:val="24"/>
        </w:rPr>
        <w:t>7、CT引导穿刺定位、活检术</w:t>
      </w:r>
    </w:p>
    <w:p>
      <w:pPr>
        <w:pStyle w:val="2"/>
        <w:widowControl/>
        <w:spacing w:line="360" w:lineRule="auto"/>
        <w:jc w:val="center"/>
        <w:rPr>
          <w:rFonts w:ascii="黑体" w:eastAsia="黑体"/>
          <w:b/>
          <w:kern w:val="2"/>
        </w:rPr>
      </w:pPr>
      <w:r>
        <w:rPr>
          <w:rFonts w:hint="eastAsia" w:ascii="黑体" w:eastAsia="黑体"/>
          <w:b/>
          <w:kern w:val="2"/>
        </w:rPr>
        <w:t>特色技术</w:t>
      </w:r>
    </w:p>
    <w:p>
      <w:pPr>
        <w:spacing w:line="360" w:lineRule="auto"/>
        <w:jc w:val="left"/>
        <w:rPr>
          <w:rFonts w:ascii="仿宋_GB2312" w:hAnsi="宋体" w:eastAsia="仿宋_GB2312"/>
          <w:sz w:val="24"/>
        </w:rPr>
      </w:pPr>
      <w:r>
        <w:rPr>
          <w:rFonts w:hint="eastAsia" w:ascii="仿宋_GB2312" w:hAnsi="宋体" w:eastAsia="仿宋_GB2312"/>
          <w:sz w:val="24"/>
        </w:rPr>
        <w:t>1、头颈部减影CTA技术</w:t>
      </w:r>
    </w:p>
    <w:p>
      <w:pPr>
        <w:spacing w:line="360" w:lineRule="auto"/>
        <w:jc w:val="left"/>
        <w:rPr>
          <w:rFonts w:ascii="仿宋_GB2312" w:hAnsi="宋体" w:eastAsia="仿宋_GB2312"/>
          <w:sz w:val="24"/>
        </w:rPr>
      </w:pPr>
      <w:r>
        <w:rPr>
          <w:rFonts w:hint="eastAsia" w:ascii="仿宋_GB2312" w:hAnsi="宋体" w:eastAsia="仿宋_GB2312"/>
          <w:sz w:val="24"/>
        </w:rPr>
        <w:t>2、CT能谱成像技术</w:t>
      </w:r>
    </w:p>
    <w:p>
      <w:pPr>
        <w:spacing w:line="360" w:lineRule="auto"/>
        <w:jc w:val="left"/>
        <w:rPr>
          <w:rFonts w:ascii="仿宋_GB2312" w:hAnsi="宋体" w:eastAsia="仿宋_GB2312"/>
          <w:sz w:val="24"/>
        </w:rPr>
      </w:pPr>
      <w:r>
        <w:rPr>
          <w:rFonts w:hint="eastAsia" w:ascii="仿宋_GB2312" w:hAnsi="宋体" w:eastAsia="仿宋_GB2312"/>
          <w:sz w:val="24"/>
        </w:rPr>
        <w:t>3、骨钙CT成像可视化及定量技术</w:t>
      </w:r>
    </w:p>
    <w:p>
      <w:pPr>
        <w:spacing w:line="360" w:lineRule="auto"/>
        <w:jc w:val="left"/>
        <w:rPr>
          <w:rFonts w:ascii="仿宋_GB2312" w:hAnsi="宋体" w:eastAsia="仿宋_GB2312"/>
          <w:sz w:val="24"/>
        </w:rPr>
      </w:pPr>
      <w:r>
        <w:rPr>
          <w:rFonts w:hint="eastAsia" w:ascii="仿宋_GB2312" w:hAnsi="宋体" w:eastAsia="仿宋_GB2312"/>
          <w:sz w:val="24"/>
        </w:rPr>
        <w:t>4、肝脏全息影像分析</w:t>
      </w:r>
    </w:p>
    <w:p>
      <w:pPr>
        <w:spacing w:line="360" w:lineRule="auto"/>
        <w:jc w:val="left"/>
        <w:rPr>
          <w:rFonts w:ascii="仿宋_GB2312" w:hAnsi="宋体" w:eastAsia="仿宋_GB2312"/>
          <w:sz w:val="24"/>
        </w:rPr>
      </w:pPr>
      <w:r>
        <w:rPr>
          <w:rFonts w:hint="eastAsia" w:ascii="仿宋_GB2312" w:hAnsi="宋体" w:eastAsia="仿宋_GB2312"/>
          <w:sz w:val="24"/>
          <w:lang w:val="en-US" w:eastAsia="zh-CN"/>
        </w:rPr>
        <w:t>5</w:t>
      </w:r>
      <w:r>
        <w:rPr>
          <w:rFonts w:hint="eastAsia" w:ascii="仿宋_GB2312" w:hAnsi="宋体" w:eastAsia="仿宋_GB2312"/>
          <w:sz w:val="24"/>
        </w:rPr>
        <w:t>、胸部低剂量CT检查技术</w:t>
      </w:r>
    </w:p>
    <w:p>
      <w:pPr>
        <w:spacing w:line="360" w:lineRule="auto"/>
        <w:jc w:val="left"/>
        <w:rPr>
          <w:rFonts w:ascii="仿宋_GB2312" w:hAnsi="宋体" w:eastAsia="仿宋_GB2312"/>
          <w:sz w:val="24"/>
        </w:rPr>
      </w:pPr>
      <w:r>
        <w:rPr>
          <w:rFonts w:hint="eastAsia" w:ascii="仿宋_GB2312" w:hAnsi="宋体" w:eastAsia="仿宋_GB2312"/>
          <w:sz w:val="24"/>
        </w:rPr>
        <w:t>7、磁共振神经成像技术（MRN）</w:t>
      </w:r>
    </w:p>
    <w:p>
      <w:pPr>
        <w:spacing w:line="360" w:lineRule="auto"/>
        <w:jc w:val="left"/>
        <w:rPr>
          <w:rFonts w:ascii="仿宋_GB2312" w:hAnsi="宋体" w:eastAsia="仿宋_GB2312"/>
          <w:sz w:val="24"/>
        </w:rPr>
      </w:pPr>
      <w:r>
        <w:rPr>
          <w:rFonts w:hint="eastAsia" w:ascii="仿宋_GB2312" w:hAnsi="宋体" w:eastAsia="仿宋_GB2312"/>
          <w:sz w:val="24"/>
          <w:lang w:val="en-US" w:eastAsia="zh-CN"/>
        </w:rPr>
        <w:t>8</w:t>
      </w:r>
      <w:r>
        <w:rPr>
          <w:rFonts w:hint="eastAsia" w:ascii="仿宋_GB2312" w:hAnsi="宋体" w:eastAsia="仿宋_GB2312"/>
          <w:sz w:val="24"/>
        </w:rPr>
        <w:t>、高级磁共振共功能成像技术</w:t>
      </w:r>
    </w:p>
    <w:p>
      <w:pPr>
        <w:spacing w:line="360" w:lineRule="auto"/>
        <w:jc w:val="left"/>
        <w:rPr>
          <w:rFonts w:ascii="仿宋_GB2312" w:hAnsi="宋体" w:eastAsia="仿宋_GB2312"/>
          <w:sz w:val="24"/>
          <w:lang w:eastAsia="zh-Hans"/>
        </w:rPr>
      </w:pPr>
      <w:r>
        <w:rPr>
          <w:rFonts w:hint="eastAsia" w:ascii="仿宋_GB2312" w:hAnsi="宋体" w:eastAsia="仿宋_GB2312"/>
          <w:sz w:val="24"/>
          <w:lang w:val="en-US" w:eastAsia="zh-CN"/>
        </w:rPr>
        <w:t>9</w:t>
      </w:r>
      <w:r>
        <w:rPr>
          <w:rFonts w:hint="eastAsia" w:ascii="仿宋_GB2312" w:hAnsi="宋体" w:eastAsia="仿宋_GB2312"/>
          <w:sz w:val="24"/>
          <w:lang w:eastAsia="zh-Hans"/>
        </w:rPr>
        <w:t>、一站式颈肩部</w:t>
      </w:r>
      <w:r>
        <w:rPr>
          <w:rFonts w:ascii="仿宋_GB2312" w:hAnsi="宋体" w:eastAsia="仿宋_GB2312"/>
          <w:sz w:val="24"/>
          <w:lang w:eastAsia="zh-Hans"/>
        </w:rPr>
        <w:t>MR</w:t>
      </w:r>
      <w:r>
        <w:rPr>
          <w:rFonts w:hint="eastAsia" w:ascii="仿宋_GB2312" w:hAnsi="宋体" w:eastAsia="仿宋_GB2312"/>
          <w:sz w:val="24"/>
          <w:lang w:eastAsia="zh-Hans"/>
        </w:rPr>
        <w:t>神经血管成像技术</w:t>
      </w:r>
    </w:p>
    <w:p>
      <w:pPr>
        <w:spacing w:line="360" w:lineRule="auto"/>
        <w:jc w:val="left"/>
        <w:rPr>
          <w:rFonts w:ascii="仿宋_GB2312" w:hAnsi="宋体" w:eastAsia="仿宋_GB2312"/>
          <w:sz w:val="24"/>
          <w:lang w:eastAsia="zh-Hans"/>
        </w:rPr>
      </w:pPr>
      <w:r>
        <w:rPr>
          <w:rFonts w:hint="eastAsia" w:ascii="仿宋_GB2312" w:hAnsi="宋体" w:eastAsia="仿宋_GB2312"/>
          <w:sz w:val="24"/>
        </w:rPr>
        <w:t>1</w:t>
      </w:r>
      <w:r>
        <w:rPr>
          <w:rFonts w:hint="eastAsia" w:ascii="仿宋_GB2312" w:hAnsi="宋体" w:eastAsia="仿宋_GB2312"/>
          <w:sz w:val="24"/>
          <w:lang w:val="en-US" w:eastAsia="zh-CN"/>
        </w:rPr>
        <w:t>0</w:t>
      </w:r>
      <w:r>
        <w:rPr>
          <w:rFonts w:hint="eastAsia" w:ascii="仿宋_GB2312" w:hAnsi="宋体" w:eastAsia="仿宋_GB2312"/>
          <w:sz w:val="24"/>
          <w:lang w:eastAsia="zh-Hans"/>
        </w:rPr>
        <w:t>、髂静脉压迫综合征非对比剂增强</w:t>
      </w:r>
      <w:r>
        <w:rPr>
          <w:rFonts w:ascii="仿宋_GB2312" w:hAnsi="宋体" w:eastAsia="仿宋_GB2312"/>
          <w:sz w:val="24"/>
          <w:lang w:eastAsia="zh-Hans"/>
        </w:rPr>
        <w:t>MRA</w:t>
      </w:r>
      <w:r>
        <w:rPr>
          <w:rFonts w:hint="eastAsia" w:ascii="仿宋_GB2312" w:hAnsi="宋体" w:eastAsia="仿宋_GB2312"/>
          <w:sz w:val="24"/>
          <w:lang w:eastAsia="zh-Hans"/>
        </w:rPr>
        <w:t>检查技术</w:t>
      </w:r>
    </w:p>
    <w:p>
      <w:pPr>
        <w:spacing w:line="360" w:lineRule="auto"/>
        <w:jc w:val="left"/>
        <w:rPr>
          <w:rFonts w:ascii="仿宋_GB2312" w:hAnsi="宋体" w:eastAsia="仿宋_GB2312"/>
          <w:sz w:val="24"/>
          <w:lang w:eastAsia="zh-Hans"/>
        </w:rPr>
      </w:pPr>
      <w:r>
        <w:rPr>
          <w:rFonts w:ascii="仿宋_GB2312" w:hAnsi="宋体" w:eastAsia="仿宋_GB2312"/>
          <w:sz w:val="24"/>
          <w:lang w:eastAsia="zh-Hans"/>
        </w:rPr>
        <w:t>1</w:t>
      </w:r>
      <w:r>
        <w:rPr>
          <w:rFonts w:hint="eastAsia" w:ascii="仿宋_GB2312" w:hAnsi="宋体" w:eastAsia="仿宋_GB2312"/>
          <w:sz w:val="24"/>
          <w:lang w:val="en-US" w:eastAsia="zh-CN"/>
        </w:rPr>
        <w:t>1</w:t>
      </w:r>
      <w:r>
        <w:rPr>
          <w:rFonts w:ascii="仿宋_GB2312" w:hAnsi="宋体" w:eastAsia="仿宋_GB2312"/>
          <w:sz w:val="24"/>
          <w:lang w:eastAsia="zh-Hans"/>
        </w:rPr>
        <w:t>、</w:t>
      </w:r>
      <w:r>
        <w:rPr>
          <w:rFonts w:hint="eastAsia" w:ascii="仿宋_GB2312" w:hAnsi="宋体" w:eastAsia="仿宋_GB2312"/>
          <w:sz w:val="24"/>
          <w:lang w:eastAsia="zh-Hans"/>
        </w:rPr>
        <w:t>超声引导留置针穿刺技术</w:t>
      </w:r>
    </w:p>
    <w:p>
      <w:pPr>
        <w:spacing w:line="360" w:lineRule="auto"/>
        <w:rPr>
          <w:rFonts w:hint="eastAsia" w:ascii="仿宋_GB2312" w:hAnsi="宋体" w:eastAsia="仿宋_GB2312"/>
          <w:sz w:val="24"/>
        </w:rPr>
      </w:pPr>
    </w:p>
    <w:p>
      <w:pPr>
        <w:spacing w:line="360" w:lineRule="auto"/>
        <w:ind w:firstLine="3855" w:firstLineChars="1200"/>
        <w:rPr>
          <w:rFonts w:ascii="黑体" w:hAnsi="黑体" w:eastAsia="黑体"/>
          <w:b/>
          <w:sz w:val="32"/>
          <w:szCs w:val="32"/>
        </w:rPr>
      </w:pPr>
      <w:r>
        <w:rPr>
          <w:rFonts w:hint="eastAsia" w:ascii="黑体" w:hAnsi="黑体" w:eastAsia="黑体"/>
          <w:b/>
          <w:sz w:val="32"/>
          <w:szCs w:val="32"/>
          <w:lang w:val="en-US" w:eastAsia="zh-CN"/>
        </w:rPr>
        <w:t>二、</w:t>
      </w:r>
      <w:r>
        <w:rPr>
          <w:rFonts w:hint="eastAsia" w:ascii="黑体" w:hAnsi="黑体" w:eastAsia="黑体"/>
          <w:b/>
          <w:sz w:val="32"/>
          <w:szCs w:val="32"/>
        </w:rPr>
        <w:t>科室文化</w:t>
      </w:r>
    </w:p>
    <w:p>
      <w:pPr>
        <w:spacing w:line="360" w:lineRule="auto"/>
        <w:ind w:firstLine="3092" w:firstLineChars="1100"/>
        <w:rPr>
          <w:rFonts w:ascii="仿宋" w:hAnsi="仿宋" w:eastAsia="仿宋" w:cs="仿宋"/>
          <w:b/>
          <w:bCs/>
          <w:sz w:val="24"/>
        </w:rPr>
      </w:pPr>
      <w:r>
        <w:rPr>
          <w:rFonts w:hint="eastAsia" w:ascii="仿宋" w:hAnsi="仿宋" w:eastAsia="仿宋" w:cs="仿宋"/>
          <w:b/>
          <w:bCs/>
          <w:sz w:val="28"/>
          <w:szCs w:val="28"/>
        </w:rPr>
        <w:t>核心价值观（Core Value）</w:t>
      </w:r>
    </w:p>
    <w:p>
      <w:pPr>
        <w:spacing w:line="360" w:lineRule="auto"/>
        <w:ind w:firstLine="1680" w:firstLineChars="700"/>
        <w:rPr>
          <w:rFonts w:ascii="仿宋" w:hAnsi="仿宋" w:eastAsia="仿宋" w:cs="仿宋"/>
          <w:sz w:val="24"/>
        </w:rPr>
      </w:pPr>
      <w:r>
        <w:rPr>
          <w:rFonts w:hint="eastAsia" w:ascii="仿宋" w:hAnsi="仿宋" w:eastAsia="仿宋" w:cs="仿宋"/>
          <w:sz w:val="24"/>
        </w:rPr>
        <w:t>学科层面        技术规范， 诊断精准</w:t>
      </w:r>
    </w:p>
    <w:p>
      <w:pPr>
        <w:spacing w:line="360" w:lineRule="auto"/>
        <w:ind w:firstLine="3600" w:firstLineChars="1500"/>
        <w:rPr>
          <w:rFonts w:ascii="仿宋" w:hAnsi="仿宋" w:eastAsia="仿宋" w:cs="仿宋"/>
          <w:sz w:val="24"/>
        </w:rPr>
      </w:pPr>
      <w:r>
        <w:rPr>
          <w:rFonts w:hint="eastAsia" w:ascii="仿宋" w:hAnsi="仿宋" w:eastAsia="仿宋" w:cs="仿宋"/>
          <w:sz w:val="24"/>
        </w:rPr>
        <w:t>影像引导， 微无创新</w:t>
      </w:r>
    </w:p>
    <w:p>
      <w:pPr>
        <w:spacing w:line="360" w:lineRule="auto"/>
        <w:ind w:firstLine="1680" w:firstLineChars="700"/>
        <w:rPr>
          <w:rFonts w:ascii="仿宋" w:hAnsi="仿宋" w:eastAsia="仿宋" w:cs="仿宋"/>
          <w:sz w:val="24"/>
        </w:rPr>
      </w:pPr>
      <w:r>
        <w:rPr>
          <w:rFonts w:hint="eastAsia" w:ascii="仿宋" w:hAnsi="仿宋" w:eastAsia="仿宋" w:cs="仿宋"/>
          <w:sz w:val="24"/>
        </w:rPr>
        <w:t>个人层面        崇道厚德， 大医精诚</w:t>
      </w:r>
    </w:p>
    <w:p>
      <w:pPr>
        <w:spacing w:line="360" w:lineRule="auto"/>
        <w:ind w:firstLine="3600" w:firstLineChars="1500"/>
        <w:rPr>
          <w:rFonts w:ascii="仿宋" w:hAnsi="仿宋" w:eastAsia="仿宋" w:cs="仿宋"/>
          <w:sz w:val="24"/>
        </w:rPr>
      </w:pPr>
      <w:r>
        <w:rPr>
          <w:rFonts w:hint="eastAsia" w:ascii="仿宋" w:hAnsi="仿宋" w:eastAsia="仿宋" w:cs="仿宋"/>
          <w:sz w:val="24"/>
        </w:rPr>
        <w:t>心地光明， 敬业奉献</w:t>
      </w:r>
    </w:p>
    <w:p>
      <w:pPr>
        <w:spacing w:line="360" w:lineRule="auto"/>
        <w:ind w:firstLine="3150" w:firstLineChars="1500"/>
      </w:pPr>
    </w:p>
    <w:p>
      <w:pPr>
        <w:spacing w:line="360" w:lineRule="auto"/>
        <w:ind w:firstLine="3654" w:firstLineChars="1300"/>
        <w:rPr>
          <w:rFonts w:ascii="仿宋" w:hAnsi="仿宋" w:eastAsia="仿宋" w:cs="仿宋"/>
          <w:sz w:val="28"/>
          <w:szCs w:val="28"/>
        </w:rPr>
      </w:pPr>
      <w:r>
        <w:rPr>
          <w:rFonts w:hint="eastAsia" w:ascii="仿宋" w:hAnsi="仿宋" w:eastAsia="仿宋" w:cs="仿宋"/>
          <w:b/>
          <w:bCs/>
          <w:sz w:val="28"/>
          <w:szCs w:val="28"/>
        </w:rPr>
        <w:t>愿景（Vision）</w:t>
      </w:r>
    </w:p>
    <w:p>
      <w:pPr>
        <w:spacing w:line="360" w:lineRule="auto"/>
        <w:ind w:firstLine="1920" w:firstLineChars="800"/>
        <w:jc w:val="left"/>
        <w:rPr>
          <w:rFonts w:ascii="仿宋" w:hAnsi="仿宋" w:eastAsia="仿宋" w:cs="仿宋"/>
          <w:sz w:val="24"/>
        </w:rPr>
      </w:pPr>
      <w:r>
        <w:rPr>
          <w:rFonts w:hint="eastAsia" w:ascii="仿宋" w:hAnsi="仿宋" w:eastAsia="仿宋" w:cs="仿宋"/>
          <w:sz w:val="24"/>
        </w:rPr>
        <w:t>医学影像，诊疗让病人受伤害更小，让医学更文明</w:t>
      </w:r>
    </w:p>
    <w:p>
      <w:pPr>
        <w:spacing w:line="360" w:lineRule="auto"/>
        <w:ind w:firstLine="1920" w:firstLineChars="800"/>
        <w:jc w:val="left"/>
        <w:rPr>
          <w:rFonts w:ascii="仿宋" w:hAnsi="仿宋" w:eastAsia="仿宋" w:cs="仿宋"/>
          <w:sz w:val="24"/>
        </w:rPr>
      </w:pPr>
    </w:p>
    <w:p>
      <w:pPr>
        <w:spacing w:line="360" w:lineRule="auto"/>
        <w:ind w:firstLine="1920" w:firstLineChars="800"/>
        <w:jc w:val="left"/>
        <w:rPr>
          <w:rFonts w:ascii="仿宋" w:hAnsi="仿宋" w:eastAsia="仿宋" w:cs="仿宋"/>
          <w:sz w:val="24"/>
        </w:rPr>
      </w:pPr>
      <w:r>
        <w:rPr>
          <w:rFonts w:hint="eastAsia" w:ascii="仿宋" w:hAnsi="仿宋" w:eastAsia="仿宋" w:cs="仿宋"/>
          <w:sz w:val="24"/>
        </w:rPr>
        <w:t xml:space="preserve">              </w:t>
      </w:r>
      <w:r>
        <w:rPr>
          <w:rFonts w:hint="eastAsia" w:ascii="仿宋" w:hAnsi="仿宋" w:eastAsia="仿宋" w:cs="仿宋"/>
          <w:b/>
          <w:bCs/>
          <w:sz w:val="28"/>
          <w:szCs w:val="28"/>
        </w:rPr>
        <w:t>使命（Mission）</w:t>
      </w:r>
    </w:p>
    <w:p>
      <w:pPr>
        <w:spacing w:line="360" w:lineRule="auto"/>
        <w:ind w:firstLine="2880" w:firstLineChars="1200"/>
        <w:jc w:val="left"/>
        <w:rPr>
          <w:rFonts w:ascii="仿宋" w:hAnsi="仿宋" w:eastAsia="仿宋" w:cs="仿宋"/>
          <w:sz w:val="24"/>
        </w:rPr>
      </w:pPr>
      <w:r>
        <w:rPr>
          <w:rFonts w:hint="eastAsia" w:ascii="仿宋" w:hAnsi="仿宋" w:eastAsia="仿宋" w:cs="仿宋"/>
          <w:sz w:val="24"/>
        </w:rPr>
        <w:t>影像还原真实，医学护航健康</w:t>
      </w:r>
    </w:p>
    <w:p>
      <w:pPr>
        <w:spacing w:line="360" w:lineRule="auto"/>
        <w:rPr>
          <w:rFonts w:hint="eastAsia" w:ascii="仿宋_GB2312" w:hAnsi="宋体" w:eastAsia="仿宋_GB2312"/>
          <w:sz w:val="24"/>
        </w:rPr>
      </w:pPr>
    </w:p>
    <w:p>
      <w:pPr>
        <w:spacing w:line="360" w:lineRule="auto"/>
        <w:jc w:val="center"/>
        <w:rPr>
          <w:b/>
          <w:bCs/>
          <w:sz w:val="24"/>
          <w:szCs w:val="32"/>
        </w:rPr>
      </w:pPr>
      <w:r>
        <w:rPr>
          <w:rFonts w:hint="eastAsia" w:ascii="黑体" w:hAnsi="黑体" w:eastAsia="黑体"/>
          <w:b/>
          <w:sz w:val="32"/>
          <w:szCs w:val="32"/>
          <w:lang w:val="en-US" w:eastAsia="zh-CN"/>
        </w:rPr>
        <w:t>三、科室管理构架</w:t>
      </w:r>
    </w:p>
    <w:p>
      <w:pPr>
        <w:spacing w:line="360" w:lineRule="auto"/>
        <w:jc w:val="center"/>
        <w:rPr>
          <w:b/>
          <w:bCs/>
        </w:rPr>
      </w:pPr>
      <w:r>
        <w:rPr>
          <w:rFonts w:hint="eastAsia"/>
          <w:b/>
          <w:bCs/>
        </w:rPr>
        <w:t>放射科学科顾问： 罗天友、吕富荣、欧阳羽</w:t>
      </w:r>
    </w:p>
    <w:p>
      <w:pPr>
        <w:spacing w:line="360" w:lineRule="auto"/>
        <w:jc w:val="center"/>
        <w:rPr>
          <w:b/>
          <w:bCs/>
        </w:rPr>
      </w:pPr>
      <w:r>
        <w:drawing>
          <wp:anchor distT="0" distB="0" distL="114300" distR="114300" simplePos="0" relativeHeight="251659264" behindDoc="0" locked="0" layoutInCell="1" allowOverlap="1">
            <wp:simplePos x="0" y="0"/>
            <wp:positionH relativeFrom="column">
              <wp:posOffset>1301750</wp:posOffset>
            </wp:positionH>
            <wp:positionV relativeFrom="paragraph">
              <wp:posOffset>76200</wp:posOffset>
            </wp:positionV>
            <wp:extent cx="993775" cy="1443990"/>
            <wp:effectExtent l="0" t="0" r="12065" b="3810"/>
            <wp:wrapNone/>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4"/>
                    <a:stretch>
                      <a:fillRect/>
                    </a:stretch>
                  </pic:blipFill>
                  <pic:spPr>
                    <a:xfrm>
                      <a:off x="0" y="0"/>
                      <a:ext cx="993775" cy="1443990"/>
                    </a:xfrm>
                    <a:prstGeom prst="rect">
                      <a:avLst/>
                    </a:prstGeom>
                    <a:noFill/>
                    <a:ln>
                      <a:noFill/>
                    </a:ln>
                  </pic:spPr>
                </pic:pic>
              </a:graphicData>
            </a:graphic>
          </wp:anchor>
        </w:drawing>
      </w:r>
      <w:r>
        <w:drawing>
          <wp:anchor distT="0" distB="0" distL="114300" distR="114300" simplePos="0" relativeHeight="251661312" behindDoc="0" locked="0" layoutInCell="1" allowOverlap="1">
            <wp:simplePos x="0" y="0"/>
            <wp:positionH relativeFrom="column">
              <wp:posOffset>2527935</wp:posOffset>
            </wp:positionH>
            <wp:positionV relativeFrom="paragraph">
              <wp:posOffset>61595</wp:posOffset>
            </wp:positionV>
            <wp:extent cx="1010285" cy="1468755"/>
            <wp:effectExtent l="0" t="0" r="10795" b="9525"/>
            <wp:wrapNone/>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5"/>
                    <a:stretch>
                      <a:fillRect/>
                    </a:stretch>
                  </pic:blipFill>
                  <pic:spPr>
                    <a:xfrm>
                      <a:off x="0" y="0"/>
                      <a:ext cx="1010285" cy="1468755"/>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3740785</wp:posOffset>
            </wp:positionH>
            <wp:positionV relativeFrom="paragraph">
              <wp:posOffset>79375</wp:posOffset>
            </wp:positionV>
            <wp:extent cx="995680" cy="1445895"/>
            <wp:effectExtent l="0" t="0" r="10160" b="1905"/>
            <wp:wrapNone/>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
                    <a:stretch>
                      <a:fillRect/>
                    </a:stretch>
                  </pic:blipFill>
                  <pic:spPr>
                    <a:xfrm>
                      <a:off x="0" y="0"/>
                      <a:ext cx="995680" cy="1445895"/>
                    </a:xfrm>
                    <a:prstGeom prst="rect">
                      <a:avLst/>
                    </a:prstGeom>
                    <a:noFill/>
                    <a:ln>
                      <a:noFill/>
                    </a:ln>
                  </pic:spPr>
                </pic:pic>
              </a:graphicData>
            </a:graphic>
          </wp:anchor>
        </w:drawing>
      </w:r>
    </w:p>
    <w:p>
      <w:pPr>
        <w:spacing w:line="360" w:lineRule="auto"/>
        <w:jc w:val="center"/>
        <w:rPr>
          <w:b/>
          <w:bCs/>
        </w:rPr>
      </w:pPr>
    </w:p>
    <w:p>
      <w:pPr>
        <w:spacing w:line="360" w:lineRule="auto"/>
        <w:jc w:val="center"/>
        <w:rPr>
          <w:b/>
          <w:bCs/>
        </w:rPr>
      </w:pPr>
    </w:p>
    <w:p>
      <w:pPr>
        <w:spacing w:line="360" w:lineRule="auto"/>
        <w:jc w:val="center"/>
        <w:rPr>
          <w:b/>
          <w:bCs/>
        </w:rPr>
      </w:pPr>
    </w:p>
    <w:p>
      <w:pPr>
        <w:spacing w:line="360" w:lineRule="auto"/>
        <w:jc w:val="center"/>
        <w:rPr>
          <w:b/>
          <w:bCs/>
        </w:rPr>
      </w:pPr>
    </w:p>
    <w:p>
      <w:pPr>
        <w:spacing w:line="360" w:lineRule="auto"/>
        <w:jc w:val="center"/>
      </w:pPr>
    </w:p>
    <w:p>
      <w:pPr>
        <w:spacing w:line="360" w:lineRule="auto"/>
        <w:rPr>
          <w:rFonts w:hint="eastAsia"/>
          <w:b/>
          <w:bCs/>
          <w:lang w:val="en-US" w:eastAsia="zh-CN"/>
        </w:rPr>
      </w:pPr>
      <w:r>
        <w:rPr>
          <w:rFonts w:hint="eastAsia"/>
          <w:b/>
          <w:bCs/>
          <w:sz w:val="24"/>
          <w:szCs w:val="32"/>
        </w:rPr>
        <w:t xml:space="preserve">     </w:t>
      </w:r>
      <w:r>
        <w:rPr>
          <w:rFonts w:hint="eastAsia"/>
          <w:b/>
          <w:bCs/>
          <w:sz w:val="24"/>
          <w:szCs w:val="32"/>
          <w:lang w:val="en-US" w:eastAsia="zh-CN"/>
        </w:rPr>
        <w:t xml:space="preserve">      </w:t>
      </w:r>
      <w:r>
        <w:rPr>
          <w:rFonts w:hint="eastAsia"/>
          <w:b/>
          <w:bCs/>
          <w:sz w:val="24"/>
          <w:szCs w:val="32"/>
        </w:rPr>
        <w:t xml:space="preserve">   </w:t>
      </w:r>
      <w:r>
        <w:rPr>
          <w:rFonts w:hint="eastAsia"/>
          <w:b/>
          <w:bCs/>
        </w:rPr>
        <w:t>放射科学科带头人：吕发金</w:t>
      </w:r>
      <w:r>
        <w:rPr>
          <w:rFonts w:hint="eastAsia"/>
          <w:b/>
          <w:bCs/>
          <w:lang w:val="en-US" w:eastAsia="zh-CN"/>
        </w:rPr>
        <w:t xml:space="preserve">             </w:t>
      </w:r>
      <w:r>
        <w:rPr>
          <w:rFonts w:hint="eastAsia"/>
          <w:b/>
          <w:bCs/>
        </w:rPr>
        <w:t>放射科党支部书记：李咏梅</w:t>
      </w:r>
    </w:p>
    <w:p>
      <w:pPr>
        <w:spacing w:line="360" w:lineRule="auto"/>
        <w:jc w:val="left"/>
        <w:rPr>
          <w:rFonts w:hint="eastAsia" w:eastAsia="宋体"/>
          <w:b/>
          <w:bCs/>
          <w:lang w:eastAsia="zh-CN"/>
        </w:rPr>
      </w:pPr>
      <w:r>
        <w:rPr>
          <w:rFonts w:hint="eastAsia"/>
          <w:b/>
          <w:bCs/>
          <w:lang w:val="en-US" w:eastAsia="zh-CN"/>
        </w:rPr>
        <w:t xml:space="preserve">                 </w:t>
      </w:r>
      <w:r>
        <w:rPr>
          <w:rFonts w:hint="eastAsia" w:eastAsia="宋体"/>
          <w:b/>
          <w:bCs/>
          <w:lang w:eastAsia="zh-CN"/>
        </w:rPr>
        <w:drawing>
          <wp:inline distT="0" distB="0" distL="114300" distR="114300">
            <wp:extent cx="1510030" cy="2113280"/>
            <wp:effectExtent l="0" t="0" r="13970" b="5080"/>
            <wp:docPr id="5" name="图片 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2"/>
                    <pic:cNvPicPr>
                      <a:picLocks noChangeAspect="1"/>
                    </pic:cNvPicPr>
                  </pic:nvPicPr>
                  <pic:blipFill>
                    <a:blip r:embed="rId7"/>
                    <a:stretch>
                      <a:fillRect/>
                    </a:stretch>
                  </pic:blipFill>
                  <pic:spPr>
                    <a:xfrm>
                      <a:off x="0" y="0"/>
                      <a:ext cx="1510030" cy="2113280"/>
                    </a:xfrm>
                    <a:prstGeom prst="rect">
                      <a:avLst/>
                    </a:prstGeom>
                  </pic:spPr>
                </pic:pic>
              </a:graphicData>
            </a:graphic>
          </wp:inline>
        </w:drawing>
      </w:r>
      <w:r>
        <w:rPr>
          <w:rFonts w:hint="eastAsia"/>
          <w:b/>
          <w:bCs/>
          <w:lang w:val="en-US" w:eastAsia="zh-CN"/>
        </w:rPr>
        <w:t xml:space="preserve">              </w:t>
      </w:r>
      <w:r>
        <w:rPr>
          <w:rFonts w:hint="eastAsia" w:eastAsia="宋体"/>
          <w:b/>
          <w:bCs/>
          <w:lang w:eastAsia="zh-CN"/>
        </w:rPr>
        <w:drawing>
          <wp:inline distT="0" distB="0" distL="114300" distR="114300">
            <wp:extent cx="1592580" cy="2128520"/>
            <wp:effectExtent l="0" t="0" r="7620" b="5080"/>
            <wp:docPr id="26" name="图片 26"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片1"/>
                    <pic:cNvPicPr>
                      <a:picLocks noChangeAspect="1"/>
                    </pic:cNvPicPr>
                  </pic:nvPicPr>
                  <pic:blipFill>
                    <a:blip r:embed="rId8"/>
                    <a:stretch>
                      <a:fillRect/>
                    </a:stretch>
                  </pic:blipFill>
                  <pic:spPr>
                    <a:xfrm>
                      <a:off x="0" y="0"/>
                      <a:ext cx="1592580" cy="2128520"/>
                    </a:xfrm>
                    <a:prstGeom prst="rect">
                      <a:avLst/>
                    </a:prstGeom>
                  </pic:spPr>
                </pic:pic>
              </a:graphicData>
            </a:graphic>
          </wp:inline>
        </w:drawing>
      </w:r>
    </w:p>
    <w:p>
      <w:pPr>
        <w:spacing w:line="360" w:lineRule="auto"/>
        <w:jc w:val="left"/>
        <w:rPr>
          <w:ins w:id="0" w:author="吕 发金" w:date="2023-02-28T21:34:00Z"/>
          <w:rFonts w:hint="eastAsia" w:eastAsia="宋体"/>
          <w:b/>
          <w:bCs/>
          <w:lang w:eastAsia="zh-CN"/>
        </w:rPr>
      </w:pPr>
    </w:p>
    <w:p>
      <w:pPr>
        <w:spacing w:line="360" w:lineRule="auto"/>
        <w:jc w:val="center"/>
        <w:rPr>
          <w:b/>
          <w:bCs/>
        </w:rPr>
      </w:pPr>
      <w:r>
        <w:rPr>
          <w:rFonts w:hint="eastAsia"/>
          <w:b/>
          <w:bCs/>
        </w:rPr>
        <w:t>亚专科学术带头人</w:t>
      </w:r>
    </w:p>
    <w:p>
      <w:pPr>
        <w:spacing w:line="360" w:lineRule="auto"/>
        <w:jc w:val="center"/>
        <w:rPr>
          <w:b/>
          <w:bCs/>
        </w:rPr>
      </w:pPr>
      <w:r>
        <w:drawing>
          <wp:inline distT="0" distB="0" distL="114300" distR="114300">
            <wp:extent cx="4671060" cy="4342130"/>
            <wp:effectExtent l="0" t="0" r="7620" b="1270"/>
            <wp:docPr id="6" name="图片 6" descr="1ecf27045b10d5f3c1b692e22ca91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ecf27045b10d5f3c1b692e22ca91e6"/>
                    <pic:cNvPicPr>
                      <a:picLocks noChangeAspect="1"/>
                    </pic:cNvPicPr>
                  </pic:nvPicPr>
                  <pic:blipFill>
                    <a:blip r:embed="rId9"/>
                    <a:srcRect t="827" b="1385"/>
                    <a:stretch>
                      <a:fillRect/>
                    </a:stretch>
                  </pic:blipFill>
                  <pic:spPr>
                    <a:xfrm>
                      <a:off x="0" y="0"/>
                      <a:ext cx="4671060" cy="4342130"/>
                    </a:xfrm>
                    <a:prstGeom prst="rect">
                      <a:avLst/>
                    </a:prstGeom>
                  </pic:spPr>
                </pic:pic>
              </a:graphicData>
            </a:graphic>
          </wp:inline>
        </w:drawing>
      </w:r>
    </w:p>
    <w:p>
      <w:pPr>
        <w:numPr>
          <w:numId w:val="0"/>
        </w:numPr>
        <w:spacing w:line="360" w:lineRule="auto"/>
        <w:jc w:val="both"/>
        <w:rPr>
          <w:rFonts w:hint="eastAsia" w:ascii="黑体" w:hAnsi="黑体" w:eastAsia="黑体"/>
          <w:b/>
          <w:sz w:val="32"/>
          <w:szCs w:val="32"/>
          <w:lang w:val="en-US" w:eastAsia="zh-CN"/>
        </w:rPr>
      </w:pPr>
    </w:p>
    <w:p>
      <w:pPr>
        <w:spacing w:line="360" w:lineRule="auto"/>
        <w:rPr>
          <w:b/>
          <w:bCs/>
          <w:sz w:val="24"/>
          <w:szCs w:val="32"/>
        </w:rPr>
      </w:pPr>
      <w:r>
        <w:rPr>
          <w:rFonts w:hint="eastAsia"/>
          <w:b/>
          <w:bCs/>
          <w:sz w:val="24"/>
          <w:szCs w:val="32"/>
        </w:rPr>
        <w:t>科室管理岗位及质控组成员</w:t>
      </w:r>
    </w:p>
    <w:p>
      <w:pPr>
        <w:spacing w:line="360" w:lineRule="auto"/>
        <w:rPr>
          <w:rFonts w:ascii="仿宋" w:hAnsi="仿宋" w:eastAsia="仿宋" w:cs="仿宋"/>
          <w:sz w:val="24"/>
        </w:rPr>
      </w:pPr>
      <w:r>
        <w:rPr>
          <w:rFonts w:hint="eastAsia" w:ascii="仿宋" w:hAnsi="仿宋" w:eastAsia="仿宋" w:cs="仿宋"/>
          <w:sz w:val="24"/>
        </w:rPr>
        <w:t xml:space="preserve">科主任：吕发金 </w:t>
      </w:r>
    </w:p>
    <w:p>
      <w:pPr>
        <w:spacing w:line="360" w:lineRule="auto"/>
        <w:rPr>
          <w:rFonts w:ascii="仿宋" w:hAnsi="仿宋" w:eastAsia="仿宋" w:cs="仿宋"/>
          <w:sz w:val="24"/>
        </w:rPr>
      </w:pPr>
      <w:r>
        <w:rPr>
          <w:rFonts w:hint="eastAsia" w:ascii="仿宋" w:hAnsi="仿宋" w:eastAsia="仿宋" w:cs="仿宋"/>
          <w:sz w:val="24"/>
        </w:rPr>
        <w:t>科副主任：李咏梅（兼任放射科党支部书记）</w:t>
      </w:r>
    </w:p>
    <w:p>
      <w:pPr>
        <w:spacing w:line="360" w:lineRule="auto"/>
        <w:ind w:firstLine="1200" w:firstLineChars="500"/>
        <w:rPr>
          <w:rFonts w:ascii="仿宋" w:hAnsi="仿宋" w:eastAsia="仿宋" w:cs="仿宋"/>
          <w:sz w:val="24"/>
        </w:rPr>
      </w:pPr>
      <w:r>
        <w:rPr>
          <w:rFonts w:hint="eastAsia" w:ascii="仿宋" w:hAnsi="仿宋" w:eastAsia="仿宋" w:cs="仿宋"/>
          <w:sz w:val="24"/>
        </w:rPr>
        <w:t>杨海涛</w:t>
      </w:r>
    </w:p>
    <w:p>
      <w:pPr>
        <w:spacing w:line="360" w:lineRule="auto"/>
        <w:ind w:firstLine="1200" w:firstLineChars="500"/>
        <w:rPr>
          <w:rFonts w:ascii="仿宋" w:hAnsi="仿宋" w:eastAsia="仿宋" w:cs="仿宋"/>
          <w:sz w:val="24"/>
        </w:rPr>
      </w:pPr>
      <w:r>
        <w:rPr>
          <w:rFonts w:hint="eastAsia" w:ascii="仿宋" w:hAnsi="仿宋" w:eastAsia="仿宋" w:cs="仿宋"/>
          <w:sz w:val="24"/>
        </w:rPr>
        <w:t>张志伟</w:t>
      </w:r>
    </w:p>
    <w:p>
      <w:pPr>
        <w:spacing w:line="360" w:lineRule="auto"/>
        <w:rPr>
          <w:rFonts w:ascii="仿宋" w:hAnsi="仿宋" w:eastAsia="仿宋" w:cs="仿宋"/>
          <w:sz w:val="24"/>
        </w:rPr>
      </w:pPr>
      <w:r>
        <w:rPr>
          <w:rFonts w:hint="eastAsia" w:ascii="仿宋" w:hAnsi="仿宋" w:eastAsia="仿宋" w:cs="仿宋"/>
          <w:sz w:val="24"/>
        </w:rPr>
        <w:t>科室质控总监：罗天友</w:t>
      </w:r>
    </w:p>
    <w:p>
      <w:pPr>
        <w:spacing w:line="360" w:lineRule="auto"/>
        <w:rPr>
          <w:rFonts w:ascii="仿宋" w:hAnsi="仿宋" w:eastAsia="仿宋" w:cs="仿宋"/>
          <w:sz w:val="24"/>
        </w:rPr>
      </w:pPr>
      <w:r>
        <w:rPr>
          <w:rFonts w:hint="eastAsia" w:ascii="仿宋" w:hAnsi="仿宋" w:eastAsia="仿宋" w:cs="仿宋"/>
          <w:sz w:val="24"/>
        </w:rPr>
        <w:t>诊断组组长：</w:t>
      </w:r>
    </w:p>
    <w:p>
      <w:pPr>
        <w:spacing w:line="360" w:lineRule="auto"/>
        <w:rPr>
          <w:rFonts w:ascii="仿宋" w:hAnsi="仿宋" w:eastAsia="仿宋" w:cs="仿宋"/>
          <w:sz w:val="24"/>
        </w:rPr>
      </w:pPr>
      <w:r>
        <w:rPr>
          <w:rFonts w:hint="eastAsia" w:ascii="仿宋" w:hAnsi="仿宋" w:eastAsia="仿宋" w:cs="仿宋"/>
          <w:sz w:val="24"/>
        </w:rPr>
        <w:t>神经头颈影像组长：方维东        骨肌影像、微无创组组长：杨海涛</w:t>
      </w:r>
    </w:p>
    <w:p>
      <w:pPr>
        <w:spacing w:line="360" w:lineRule="auto"/>
        <w:rPr>
          <w:rFonts w:ascii="仿宋" w:hAnsi="仿宋" w:eastAsia="仿宋" w:cs="仿宋"/>
          <w:sz w:val="24"/>
        </w:rPr>
      </w:pPr>
      <w:r>
        <w:rPr>
          <w:rFonts w:hint="eastAsia" w:ascii="仿宋" w:hAnsi="仿宋" w:eastAsia="仿宋" w:cs="仿宋"/>
          <w:sz w:val="24"/>
        </w:rPr>
        <w:t>心胸影像组长：欧阳祖彬</w:t>
      </w:r>
      <w:r>
        <w:rPr>
          <w:rFonts w:hint="eastAsia" w:ascii="仿宋" w:hAnsi="仿宋" w:eastAsia="仿宋" w:cs="仿宋"/>
          <w:sz w:val="24"/>
        </w:rPr>
        <w:tab/>
      </w:r>
      <w:r>
        <w:rPr>
          <w:rFonts w:hint="eastAsia" w:ascii="仿宋" w:hAnsi="仿宋" w:eastAsia="仿宋" w:cs="仿宋"/>
          <w:sz w:val="24"/>
        </w:rPr>
        <w:tab/>
      </w:r>
      <w:r>
        <w:rPr>
          <w:rFonts w:hint="eastAsia" w:ascii="仿宋" w:hAnsi="仿宋" w:eastAsia="仿宋" w:cs="仿宋"/>
          <w:sz w:val="24"/>
        </w:rPr>
        <w:t xml:space="preserve">    腹部影像组长：毛芸</w:t>
      </w:r>
    </w:p>
    <w:p>
      <w:pPr>
        <w:spacing w:line="360" w:lineRule="auto"/>
        <w:rPr>
          <w:rFonts w:ascii="仿宋" w:hAnsi="仿宋" w:eastAsia="仿宋" w:cs="仿宋"/>
          <w:sz w:val="24"/>
        </w:rPr>
      </w:pPr>
      <w:r>
        <w:rPr>
          <w:rFonts w:hint="eastAsia" w:ascii="仿宋" w:hAnsi="仿宋" w:eastAsia="仿宋" w:cs="仿宋"/>
          <w:sz w:val="24"/>
        </w:rPr>
        <w:t xml:space="preserve">X线影像组长：彭娟             </w:t>
      </w:r>
    </w:p>
    <w:p>
      <w:pPr>
        <w:spacing w:line="360" w:lineRule="auto"/>
        <w:rPr>
          <w:rFonts w:ascii="仿宋" w:hAnsi="仿宋" w:eastAsia="仿宋" w:cs="仿宋"/>
          <w:sz w:val="24"/>
        </w:rPr>
      </w:pPr>
      <w:r>
        <w:rPr>
          <w:rFonts w:hint="eastAsia" w:ascii="仿宋" w:hAnsi="仿宋" w:eastAsia="仿宋" w:cs="仿宋"/>
          <w:sz w:val="24"/>
        </w:rPr>
        <w:t>技术组技师长：</w:t>
      </w:r>
    </w:p>
    <w:p>
      <w:pPr>
        <w:spacing w:line="360" w:lineRule="auto"/>
        <w:rPr>
          <w:rFonts w:ascii="仿宋" w:hAnsi="仿宋" w:eastAsia="仿宋" w:cs="仿宋"/>
          <w:sz w:val="24"/>
        </w:rPr>
      </w:pPr>
      <w:r>
        <w:rPr>
          <w:rFonts w:hint="eastAsia" w:ascii="仿宋" w:hAnsi="仿宋" w:eastAsia="仿宋" w:cs="仿宋"/>
          <w:sz w:val="24"/>
        </w:rPr>
        <w:t>CT</w:t>
      </w:r>
      <w:r>
        <w:rPr>
          <w:rFonts w:hint="eastAsia" w:ascii="仿宋" w:hAnsi="仿宋" w:eastAsia="仿宋" w:cs="仿宋"/>
          <w:sz w:val="24"/>
          <w:lang w:eastAsia="zh-Hans"/>
        </w:rPr>
        <w:t>技师</w:t>
      </w:r>
      <w:r>
        <w:rPr>
          <w:rFonts w:hint="eastAsia" w:ascii="仿宋" w:hAnsi="仿宋" w:eastAsia="仿宋" w:cs="仿宋"/>
          <w:sz w:val="24"/>
        </w:rPr>
        <w:t xml:space="preserve">长：李信友               </w:t>
      </w:r>
      <w:r>
        <w:rPr>
          <w:rFonts w:hint="eastAsia" w:ascii="仿宋" w:hAnsi="仿宋" w:eastAsia="仿宋" w:cs="仿宋"/>
          <w:sz w:val="24"/>
          <w:lang w:val="en-US" w:eastAsia="zh-CN"/>
        </w:rPr>
        <w:t xml:space="preserve">    </w:t>
      </w:r>
      <w:r>
        <w:rPr>
          <w:rFonts w:hint="eastAsia" w:ascii="仿宋" w:hAnsi="仿宋" w:eastAsia="仿宋" w:cs="仿宋"/>
          <w:sz w:val="24"/>
        </w:rPr>
        <w:t>MR技师长：郁斌</w:t>
      </w:r>
    </w:p>
    <w:p>
      <w:pPr>
        <w:spacing w:line="360" w:lineRule="auto"/>
        <w:rPr>
          <w:rFonts w:ascii="仿宋" w:hAnsi="仿宋" w:eastAsia="仿宋" w:cs="仿宋"/>
          <w:sz w:val="24"/>
        </w:rPr>
      </w:pPr>
      <w:r>
        <w:rPr>
          <w:rFonts w:hint="eastAsia" w:ascii="仿宋" w:hAnsi="仿宋" w:eastAsia="仿宋" w:cs="仿宋"/>
          <w:sz w:val="24"/>
        </w:rPr>
        <w:t xml:space="preserve">普通X线技师长：陆云峰          </w:t>
      </w:r>
      <w:r>
        <w:rPr>
          <w:rFonts w:hint="eastAsia" w:ascii="仿宋" w:hAnsi="仿宋" w:eastAsia="仿宋" w:cs="仿宋"/>
          <w:sz w:val="24"/>
          <w:lang w:val="en-US" w:eastAsia="zh-CN"/>
        </w:rPr>
        <w:t xml:space="preserve">   </w:t>
      </w:r>
      <w:r>
        <w:rPr>
          <w:rFonts w:hint="eastAsia" w:ascii="仿宋" w:hAnsi="仿宋" w:eastAsia="仿宋" w:cs="仿宋"/>
          <w:sz w:val="24"/>
        </w:rPr>
        <w:t>DSA技师长：王国树</w:t>
      </w:r>
    </w:p>
    <w:p>
      <w:pPr>
        <w:spacing w:line="360" w:lineRule="auto"/>
        <w:rPr>
          <w:rFonts w:ascii="仿宋" w:hAnsi="仿宋" w:eastAsia="仿宋" w:cs="仿宋"/>
          <w:sz w:val="24"/>
        </w:rPr>
      </w:pPr>
      <w:r>
        <w:rPr>
          <w:rFonts w:hint="eastAsia" w:ascii="仿宋" w:hAnsi="仿宋" w:eastAsia="仿宋" w:cs="仿宋"/>
          <w:sz w:val="24"/>
        </w:rPr>
        <w:t>第一分院（虎头岩院区）：彭刚      第一分院（大礼堂院区）：罗希</w:t>
      </w:r>
    </w:p>
    <w:p>
      <w:pPr>
        <w:spacing w:line="360" w:lineRule="auto"/>
        <w:rPr>
          <w:rFonts w:hint="eastAsia" w:ascii="仿宋" w:hAnsi="仿宋" w:eastAsia="仿宋" w:cs="仿宋"/>
          <w:sz w:val="24"/>
          <w:lang w:eastAsia="zh-CN"/>
        </w:rPr>
      </w:pPr>
      <w:r>
        <w:rPr>
          <w:rFonts w:hint="eastAsia" w:ascii="仿宋" w:hAnsi="仿宋" w:eastAsia="仿宋" w:cs="仿宋"/>
          <w:sz w:val="24"/>
        </w:rPr>
        <w:t>金山分院：</w:t>
      </w:r>
      <w:r>
        <w:rPr>
          <w:rFonts w:hint="eastAsia" w:ascii="仿宋" w:hAnsi="仿宋" w:eastAsia="仿宋" w:cs="仿宋"/>
          <w:sz w:val="24"/>
          <w:lang w:val="en-US" w:eastAsia="zh-CN"/>
        </w:rPr>
        <w:t>陶黎</w:t>
      </w:r>
    </w:p>
    <w:p>
      <w:pPr>
        <w:spacing w:line="360" w:lineRule="auto"/>
        <w:rPr>
          <w:rFonts w:ascii="仿宋" w:hAnsi="仿宋" w:eastAsia="仿宋" w:cs="仿宋"/>
          <w:sz w:val="24"/>
        </w:rPr>
      </w:pPr>
      <w:r>
        <w:rPr>
          <w:rFonts w:hint="eastAsia" w:ascii="仿宋" w:hAnsi="仿宋" w:eastAsia="仿宋" w:cs="仿宋"/>
          <w:sz w:val="24"/>
        </w:rPr>
        <w:t>护士长：吴家会</w:t>
      </w:r>
    </w:p>
    <w:p>
      <w:pPr>
        <w:spacing w:line="360" w:lineRule="auto"/>
        <w:rPr>
          <w:rFonts w:ascii="仿宋" w:hAnsi="仿宋" w:eastAsia="仿宋" w:cs="仿宋"/>
          <w:sz w:val="24"/>
        </w:rPr>
      </w:pPr>
      <w:r>
        <w:rPr>
          <w:rFonts w:hint="eastAsia" w:ascii="仿宋" w:hAnsi="仿宋" w:eastAsia="仿宋" w:cs="仿宋"/>
          <w:sz w:val="24"/>
        </w:rPr>
        <w:t>CT、MRI报告质量控制组：毛芸，盛波</w:t>
      </w:r>
    </w:p>
    <w:p>
      <w:pPr>
        <w:spacing w:line="360" w:lineRule="auto"/>
        <w:rPr>
          <w:rFonts w:ascii="仿宋" w:hAnsi="仿宋" w:eastAsia="仿宋" w:cs="仿宋"/>
          <w:sz w:val="24"/>
        </w:rPr>
      </w:pPr>
      <w:r>
        <w:rPr>
          <w:rFonts w:hint="eastAsia" w:ascii="仿宋" w:hAnsi="仿宋" w:eastAsia="仿宋" w:cs="仿宋"/>
          <w:sz w:val="24"/>
        </w:rPr>
        <w:t>影像技术质量控制组：魏淼，金瑞</w:t>
      </w:r>
    </w:p>
    <w:p>
      <w:pPr>
        <w:spacing w:line="360" w:lineRule="auto"/>
        <w:rPr>
          <w:rFonts w:ascii="仿宋" w:hAnsi="仿宋" w:eastAsia="仿宋" w:cs="仿宋"/>
          <w:sz w:val="24"/>
        </w:rPr>
      </w:pPr>
      <w:r>
        <w:rPr>
          <w:rFonts w:hint="eastAsia" w:ascii="仿宋" w:hAnsi="仿宋" w:eastAsia="仿宋" w:cs="仿宋"/>
          <w:sz w:val="24"/>
        </w:rPr>
        <w:t>辐射防护与安全：陆云峰，陶黎</w:t>
      </w:r>
    </w:p>
    <w:p>
      <w:pPr>
        <w:spacing w:line="360" w:lineRule="auto"/>
        <w:rPr>
          <w:rFonts w:ascii="仿宋" w:hAnsi="仿宋" w:eastAsia="仿宋" w:cs="仿宋"/>
          <w:sz w:val="24"/>
        </w:rPr>
      </w:pPr>
      <w:r>
        <w:rPr>
          <w:rFonts w:hint="eastAsia" w:ascii="仿宋" w:hAnsi="仿宋" w:eastAsia="仿宋" w:cs="仿宋"/>
          <w:sz w:val="24"/>
        </w:rPr>
        <w:t>设备管理小组：李信友，周旸</w:t>
      </w:r>
    </w:p>
    <w:p>
      <w:pPr>
        <w:spacing w:line="360" w:lineRule="auto"/>
        <w:rPr>
          <w:rFonts w:ascii="仿宋" w:hAnsi="仿宋" w:eastAsia="仿宋" w:cs="仿宋"/>
          <w:sz w:val="24"/>
        </w:rPr>
      </w:pPr>
      <w:r>
        <w:rPr>
          <w:rFonts w:hint="eastAsia" w:ascii="仿宋" w:hAnsi="仿宋" w:eastAsia="仿宋" w:cs="仿宋"/>
          <w:sz w:val="24"/>
        </w:rPr>
        <w:t>网络与远程组：</w:t>
      </w:r>
      <w:r>
        <w:rPr>
          <w:rFonts w:hint="eastAsia" w:ascii="仿宋" w:hAnsi="仿宋" w:eastAsia="仿宋" w:cs="仿宋"/>
          <w:sz w:val="24"/>
          <w:lang w:val="en-US" w:eastAsia="zh-CN"/>
        </w:rPr>
        <w:t>蒋峥</w:t>
      </w:r>
      <w:r>
        <w:rPr>
          <w:rFonts w:hint="eastAsia" w:ascii="仿宋" w:hAnsi="仿宋" w:eastAsia="仿宋" w:cs="仿宋"/>
          <w:sz w:val="24"/>
        </w:rPr>
        <w:t>，苏丽娟</w:t>
      </w:r>
    </w:p>
    <w:p>
      <w:pPr>
        <w:spacing w:line="360" w:lineRule="auto"/>
        <w:rPr>
          <w:rFonts w:ascii="仿宋" w:hAnsi="仿宋" w:eastAsia="仿宋" w:cs="仿宋"/>
          <w:sz w:val="24"/>
        </w:rPr>
      </w:pPr>
      <w:r>
        <w:rPr>
          <w:rFonts w:hint="eastAsia" w:ascii="仿宋" w:hAnsi="仿宋" w:eastAsia="仿宋" w:cs="仿宋"/>
          <w:sz w:val="24"/>
        </w:rPr>
        <w:t>院感组：黄超琼，黎兴华</w:t>
      </w:r>
    </w:p>
    <w:p>
      <w:pPr>
        <w:spacing w:line="360" w:lineRule="auto"/>
        <w:rPr>
          <w:rFonts w:ascii="仿宋" w:hAnsi="仿宋" w:eastAsia="仿宋" w:cs="仿宋"/>
          <w:sz w:val="24"/>
        </w:rPr>
      </w:pPr>
      <w:r>
        <w:rPr>
          <w:rFonts w:hint="eastAsia" w:ascii="仿宋" w:hAnsi="仿宋" w:eastAsia="仿宋" w:cs="仿宋"/>
          <w:sz w:val="24"/>
        </w:rPr>
        <w:t>科室发展与宣传组：肖智博，郁斌</w:t>
      </w:r>
    </w:p>
    <w:p>
      <w:pPr>
        <w:spacing w:line="360" w:lineRule="auto"/>
        <w:rPr>
          <w:rFonts w:ascii="仿宋" w:hAnsi="仿宋" w:eastAsia="仿宋" w:cs="仿宋"/>
          <w:sz w:val="24"/>
        </w:rPr>
      </w:pPr>
      <w:r>
        <w:rPr>
          <w:rFonts w:hint="eastAsia" w:ascii="仿宋" w:hAnsi="仿宋" w:eastAsia="仿宋" w:cs="仿宋"/>
          <w:sz w:val="24"/>
        </w:rPr>
        <w:t>分院管理组：彭娟，</w:t>
      </w:r>
    </w:p>
    <w:p>
      <w:pPr>
        <w:spacing w:line="360" w:lineRule="auto"/>
        <w:rPr>
          <w:rFonts w:ascii="仿宋" w:hAnsi="仿宋" w:eastAsia="仿宋" w:cs="仿宋"/>
          <w:sz w:val="24"/>
        </w:rPr>
      </w:pPr>
      <w:r>
        <w:rPr>
          <w:rFonts w:hint="eastAsia" w:ascii="仿宋" w:hAnsi="仿宋" w:eastAsia="仿宋" w:cs="仿宋"/>
          <w:sz w:val="24"/>
        </w:rPr>
        <w:t>党风廉政监督员：郁斌</w:t>
      </w:r>
    </w:p>
    <w:p>
      <w:pPr>
        <w:spacing w:line="360" w:lineRule="auto"/>
        <w:rPr>
          <w:rFonts w:hint="eastAsia" w:ascii="仿宋" w:hAnsi="仿宋" w:eastAsia="仿宋" w:cs="仿宋"/>
          <w:sz w:val="24"/>
          <w:lang w:val="en-US" w:eastAsia="zh-CN"/>
        </w:rPr>
      </w:pPr>
      <w:r>
        <w:rPr>
          <w:rFonts w:hint="eastAsia" w:ascii="仿宋" w:hAnsi="仿宋" w:eastAsia="仿宋" w:cs="仿宋"/>
          <w:sz w:val="24"/>
        </w:rPr>
        <w:t>工会组长：</w:t>
      </w:r>
      <w:r>
        <w:rPr>
          <w:rFonts w:hint="eastAsia" w:ascii="仿宋" w:hAnsi="仿宋" w:eastAsia="仿宋" w:cs="仿宋"/>
          <w:sz w:val="24"/>
          <w:lang w:val="en-US" w:eastAsia="zh-CN"/>
        </w:rPr>
        <w:t>李咏梅</w:t>
      </w:r>
    </w:p>
    <w:p>
      <w:pPr>
        <w:numPr>
          <w:numId w:val="0"/>
        </w:numPr>
        <w:spacing w:line="360" w:lineRule="auto"/>
        <w:jc w:val="both"/>
        <w:rPr>
          <w:rFonts w:hint="eastAsia" w:ascii="仿宋" w:hAnsi="仿宋" w:eastAsia="仿宋" w:cs="仿宋"/>
          <w:b/>
          <w:bCs/>
          <w:sz w:val="24"/>
          <w:lang w:val="en-US" w:eastAsia="zh-CN"/>
        </w:rPr>
      </w:pPr>
      <w:r>
        <w:rPr>
          <w:rFonts w:hint="eastAsia" w:ascii="仿宋" w:hAnsi="仿宋" w:eastAsia="仿宋" w:cs="仿宋"/>
          <w:b/>
          <w:bCs/>
          <w:sz w:val="24"/>
          <w:lang w:val="en-US" w:eastAsia="zh-CN"/>
        </w:rPr>
        <w:t>亚专业分组介绍</w:t>
      </w:r>
    </w:p>
    <w:p>
      <w:pPr>
        <w:numPr>
          <w:numId w:val="0"/>
        </w:numPr>
        <w:spacing w:line="360" w:lineRule="auto"/>
        <w:jc w:val="both"/>
        <w:rPr>
          <w:rFonts w:hint="default" w:ascii="仿宋" w:hAnsi="仿宋" w:eastAsia="仿宋" w:cs="仿宋"/>
          <w:b/>
          <w:bCs/>
          <w:sz w:val="24"/>
          <w:lang w:val="en-US" w:eastAsia="zh-CN"/>
        </w:rPr>
      </w:pPr>
      <w:bookmarkStart w:id="0" w:name="_GoBack"/>
      <w:bookmarkEnd w:id="0"/>
    </w:p>
    <w:p>
      <w:pPr>
        <w:numPr>
          <w:numId w:val="0"/>
        </w:numPr>
        <w:spacing w:line="360" w:lineRule="auto"/>
        <w:jc w:val="center"/>
        <w:rPr>
          <w:rFonts w:hint="default" w:ascii="黑体" w:hAnsi="黑体" w:eastAsia="黑体"/>
          <w:b/>
          <w:sz w:val="32"/>
          <w:szCs w:val="32"/>
          <w:lang w:val="en-US" w:eastAsia="zh-CN"/>
        </w:rPr>
      </w:pPr>
      <w:r>
        <w:rPr>
          <w:rFonts w:hint="eastAsia" w:ascii="黑体" w:hAnsi="黑体" w:eastAsia="黑体"/>
          <w:b/>
          <w:sz w:val="32"/>
          <w:szCs w:val="32"/>
          <w:lang w:val="en-US" w:eastAsia="zh-CN"/>
        </w:rPr>
        <w:t>四、科室大事记</w:t>
      </w:r>
    </w:p>
    <w:p>
      <w:pPr>
        <w:spacing w:line="360" w:lineRule="auto"/>
        <w:rPr>
          <w:rFonts w:hint="eastAsia" w:ascii="仿宋" w:hAnsi="仿宋" w:eastAsia="仿宋" w:cs="仿宋"/>
          <w:sz w:val="24"/>
        </w:rPr>
      </w:pPr>
      <w:r>
        <w:rPr>
          <w:rFonts w:hint="eastAsia" w:ascii="仿宋" w:hAnsi="仿宋" w:eastAsia="仿宋" w:cs="仿宋"/>
          <w:sz w:val="24"/>
        </w:rPr>
        <w:t>1957 年  上海第一医学院派遣放射科李鼎寰医师、粟宗岱技师等到重庆组建重医一院放射科，当时称“X光室”。</w:t>
      </w:r>
    </w:p>
    <w:p>
      <w:pPr>
        <w:spacing w:line="360" w:lineRule="auto"/>
        <w:rPr>
          <w:rFonts w:hint="eastAsia" w:ascii="仿宋" w:hAnsi="仿宋" w:eastAsia="仿宋" w:cs="仿宋"/>
          <w:sz w:val="24"/>
        </w:rPr>
      </w:pPr>
      <w:r>
        <w:rPr>
          <w:rFonts w:hint="eastAsia" w:ascii="仿宋" w:hAnsi="仿宋" w:eastAsia="仿宋" w:cs="仿宋"/>
          <w:sz w:val="24"/>
        </w:rPr>
        <w:t>1958年  戚警吾、甘兰丰、王静波等医师由上海第一医学院调入重庆医学院第一附属医院放射科工作，戚警吾任首任副主任，主持工作。</w:t>
      </w:r>
    </w:p>
    <w:p>
      <w:pPr>
        <w:spacing w:line="360" w:lineRule="auto"/>
        <w:rPr>
          <w:rFonts w:hint="eastAsia" w:ascii="仿宋" w:hAnsi="仿宋" w:eastAsia="仿宋" w:cs="仿宋"/>
          <w:sz w:val="24"/>
        </w:rPr>
      </w:pPr>
      <w:r>
        <w:rPr>
          <w:rFonts w:hint="eastAsia" w:ascii="仿宋" w:hAnsi="仿宋" w:eastAsia="仿宋" w:cs="仿宋"/>
          <w:sz w:val="24"/>
        </w:rPr>
        <w:t>1959年  张克随、程耀菼、陆凤麟等医师从上海第一医学院调入，同年成立放射学教研室。</w:t>
      </w:r>
    </w:p>
    <w:p>
      <w:pPr>
        <w:spacing w:line="360" w:lineRule="auto"/>
        <w:rPr>
          <w:rFonts w:hint="eastAsia" w:ascii="仿宋" w:hAnsi="仿宋" w:eastAsia="仿宋" w:cs="仿宋"/>
          <w:sz w:val="24"/>
        </w:rPr>
      </w:pPr>
      <w:r>
        <w:rPr>
          <w:rFonts w:hint="eastAsia" w:ascii="仿宋" w:hAnsi="仿宋" w:eastAsia="仿宋" w:cs="仿宋"/>
          <w:sz w:val="24"/>
        </w:rPr>
        <w:t>1962年  建立放射科下的放射治疗室。</w:t>
      </w:r>
    </w:p>
    <w:p>
      <w:pPr>
        <w:spacing w:line="360" w:lineRule="auto"/>
        <w:rPr>
          <w:rFonts w:hint="eastAsia" w:ascii="仿宋" w:hAnsi="仿宋" w:eastAsia="仿宋" w:cs="仿宋"/>
          <w:sz w:val="24"/>
        </w:rPr>
      </w:pPr>
      <w:r>
        <w:rPr>
          <w:rFonts w:hint="eastAsia" w:ascii="仿宋" w:hAnsi="仿宋" w:eastAsia="仿宋" w:cs="仿宋"/>
          <w:sz w:val="24"/>
        </w:rPr>
        <w:t>1978年  引进 1000mA双球管X线机。</w:t>
      </w:r>
    </w:p>
    <w:p>
      <w:pPr>
        <w:spacing w:line="360" w:lineRule="auto"/>
        <w:rPr>
          <w:rFonts w:hint="eastAsia" w:ascii="仿宋" w:hAnsi="仿宋" w:eastAsia="仿宋" w:cs="仿宋"/>
          <w:sz w:val="24"/>
        </w:rPr>
      </w:pPr>
      <w:r>
        <w:rPr>
          <w:rFonts w:hint="eastAsia" w:ascii="仿宋" w:hAnsi="仿宋" w:eastAsia="仿宋" w:cs="仿宋"/>
          <w:sz w:val="24"/>
        </w:rPr>
        <w:t>1984年  引进重庆市首台头部 CT机。</w:t>
      </w:r>
    </w:p>
    <w:p>
      <w:pPr>
        <w:spacing w:line="360" w:lineRule="auto"/>
        <w:rPr>
          <w:rFonts w:hint="eastAsia" w:ascii="仿宋" w:hAnsi="仿宋" w:eastAsia="仿宋" w:cs="仿宋"/>
          <w:sz w:val="24"/>
        </w:rPr>
      </w:pPr>
      <w:r>
        <w:rPr>
          <w:rFonts w:hint="eastAsia" w:ascii="仿宋" w:hAnsi="仿宋" w:eastAsia="仿宋" w:cs="仿宋"/>
          <w:sz w:val="24"/>
        </w:rPr>
        <w:t>1986年  影像医学与核医学 （二级学科） 被批准为硕士学位授予点。</w:t>
      </w:r>
    </w:p>
    <w:p>
      <w:pPr>
        <w:spacing w:line="360" w:lineRule="auto"/>
        <w:rPr>
          <w:rFonts w:hint="eastAsia" w:ascii="仿宋" w:hAnsi="仿宋" w:eastAsia="仿宋" w:cs="仿宋"/>
          <w:sz w:val="24"/>
        </w:rPr>
      </w:pPr>
      <w:r>
        <w:rPr>
          <w:rFonts w:hint="eastAsia" w:ascii="仿宋" w:hAnsi="仿宋" w:eastAsia="仿宋" w:cs="仿宋"/>
          <w:sz w:val="24"/>
        </w:rPr>
        <w:t>1993年  引进重庆市首台MRI机（ASP- 015永磁型磁共振成像系统）。</w:t>
      </w:r>
    </w:p>
    <w:p>
      <w:pPr>
        <w:spacing w:line="360" w:lineRule="auto"/>
        <w:rPr>
          <w:rFonts w:hint="eastAsia" w:ascii="仿宋" w:hAnsi="仿宋" w:eastAsia="仿宋" w:cs="仿宋"/>
          <w:sz w:val="24"/>
        </w:rPr>
      </w:pPr>
      <w:r>
        <w:rPr>
          <w:rFonts w:hint="eastAsia" w:ascii="仿宋" w:hAnsi="仿宋" w:eastAsia="仿宋" w:cs="仿宋"/>
          <w:sz w:val="24"/>
        </w:rPr>
        <w:t>1995年  引进DSA血管造影机并成立介入病房。</w:t>
      </w:r>
    </w:p>
    <w:p>
      <w:pPr>
        <w:spacing w:line="360" w:lineRule="auto"/>
        <w:rPr>
          <w:rFonts w:hint="eastAsia" w:ascii="仿宋" w:hAnsi="仿宋" w:eastAsia="仿宋" w:cs="仿宋"/>
          <w:sz w:val="24"/>
        </w:rPr>
      </w:pPr>
      <w:r>
        <w:rPr>
          <w:rFonts w:hint="eastAsia" w:ascii="仿宋" w:hAnsi="仿宋" w:eastAsia="仿宋" w:cs="仿宋"/>
          <w:sz w:val="24"/>
        </w:rPr>
        <w:t>2004年  引进重庆市第一台数字X线摄影（DR）系统。</w:t>
      </w:r>
    </w:p>
    <w:p>
      <w:pPr>
        <w:spacing w:line="360" w:lineRule="auto"/>
        <w:rPr>
          <w:rFonts w:hint="eastAsia" w:ascii="仿宋" w:hAnsi="仿宋" w:eastAsia="仿宋" w:cs="仿宋"/>
          <w:sz w:val="24"/>
        </w:rPr>
      </w:pPr>
      <w:r>
        <w:rPr>
          <w:rFonts w:hint="eastAsia" w:ascii="仿宋" w:hAnsi="仿宋" w:eastAsia="仿宋" w:cs="仿宋"/>
          <w:sz w:val="24"/>
        </w:rPr>
        <w:t>2005年  引进西部地区第一台 64 排螺旋CT（Lightspeed VCT）。</w:t>
      </w:r>
    </w:p>
    <w:p>
      <w:pPr>
        <w:spacing w:line="360" w:lineRule="auto"/>
        <w:rPr>
          <w:rFonts w:hint="eastAsia" w:ascii="仿宋" w:hAnsi="仿宋" w:eastAsia="仿宋" w:cs="仿宋"/>
          <w:sz w:val="24"/>
        </w:rPr>
      </w:pPr>
      <w:r>
        <w:rPr>
          <w:rFonts w:hint="eastAsia" w:ascii="仿宋" w:hAnsi="仿宋" w:eastAsia="仿宋" w:cs="仿宋"/>
          <w:sz w:val="24"/>
        </w:rPr>
        <w:t>2005年  影像医学与核医学被批准为博士学位授予点，同年成为重庆医科大学的重点课程及重点学科，同时也是重庆市“十一五”重点学科之一。</w:t>
      </w:r>
    </w:p>
    <w:p>
      <w:pPr>
        <w:spacing w:line="360" w:lineRule="auto"/>
        <w:rPr>
          <w:rFonts w:hint="eastAsia" w:ascii="仿宋" w:hAnsi="仿宋" w:eastAsia="仿宋" w:cs="仿宋"/>
          <w:sz w:val="24"/>
        </w:rPr>
      </w:pPr>
      <w:r>
        <w:rPr>
          <w:rFonts w:hint="eastAsia" w:ascii="仿宋" w:hAnsi="仿宋" w:eastAsia="仿宋" w:cs="仿宋"/>
          <w:sz w:val="24"/>
        </w:rPr>
        <w:t>2006年  完成普放和 CT／MR 室的彻底整合，放射科实行医师技师岗位轮转，有力推动了学科发展和人才培养，逐渐形成以神经影像为重点，心胸及乳腺、腹部和骨肌等多亚专业全面发展的学科布局。</w:t>
      </w:r>
    </w:p>
    <w:p>
      <w:pPr>
        <w:spacing w:line="360" w:lineRule="auto"/>
        <w:rPr>
          <w:rFonts w:hint="eastAsia" w:ascii="仿宋" w:hAnsi="仿宋" w:eastAsia="仿宋" w:cs="仿宋"/>
          <w:sz w:val="24"/>
        </w:rPr>
      </w:pPr>
      <w:r>
        <w:rPr>
          <w:rFonts w:hint="eastAsia" w:ascii="仿宋" w:hAnsi="仿宋" w:eastAsia="仿宋" w:cs="仿宋"/>
          <w:sz w:val="24"/>
        </w:rPr>
        <w:t>2011年  第一分院（上清寺院区）放射科纳入放射科管理。</w:t>
      </w:r>
    </w:p>
    <w:p>
      <w:pPr>
        <w:spacing w:line="360" w:lineRule="auto"/>
        <w:rPr>
          <w:rFonts w:hint="eastAsia" w:ascii="仿宋" w:hAnsi="仿宋" w:eastAsia="仿宋" w:cs="仿宋"/>
          <w:sz w:val="24"/>
        </w:rPr>
      </w:pPr>
      <w:r>
        <w:rPr>
          <w:rFonts w:hint="eastAsia" w:ascii="仿宋" w:hAnsi="仿宋" w:eastAsia="仿宋" w:cs="仿宋"/>
          <w:sz w:val="24"/>
        </w:rPr>
        <w:t>2011年  获批成为重庆市医学影像科住院医师规范化培训基地。</w:t>
      </w:r>
    </w:p>
    <w:p>
      <w:pPr>
        <w:spacing w:line="360" w:lineRule="auto"/>
        <w:rPr>
          <w:rFonts w:hint="eastAsia" w:ascii="仿宋" w:hAnsi="仿宋" w:eastAsia="仿宋" w:cs="仿宋"/>
          <w:sz w:val="24"/>
        </w:rPr>
      </w:pPr>
      <w:r>
        <w:rPr>
          <w:rFonts w:hint="eastAsia" w:ascii="仿宋" w:hAnsi="仿宋" w:eastAsia="仿宋" w:cs="仿宋"/>
          <w:sz w:val="24"/>
        </w:rPr>
        <w:t>2011年  开始应用放射信息系统（RIS）和图像存储与传输系统（PACS）。</w:t>
      </w:r>
    </w:p>
    <w:p>
      <w:pPr>
        <w:spacing w:line="360" w:lineRule="auto"/>
        <w:rPr>
          <w:rFonts w:hint="eastAsia" w:ascii="仿宋" w:hAnsi="仿宋" w:eastAsia="仿宋" w:cs="仿宋"/>
          <w:sz w:val="24"/>
        </w:rPr>
      </w:pPr>
      <w:r>
        <w:rPr>
          <w:rFonts w:hint="eastAsia" w:ascii="仿宋" w:hAnsi="仿宋" w:eastAsia="仿宋" w:cs="仿宋"/>
          <w:sz w:val="24"/>
        </w:rPr>
        <w:t>2012年  成立重庆市远程诊断中心。</w:t>
      </w:r>
    </w:p>
    <w:p>
      <w:pPr>
        <w:spacing w:line="360" w:lineRule="auto"/>
        <w:rPr>
          <w:rFonts w:hint="eastAsia" w:ascii="仿宋" w:hAnsi="仿宋" w:eastAsia="仿宋" w:cs="仿宋"/>
          <w:sz w:val="24"/>
        </w:rPr>
      </w:pPr>
      <w:r>
        <w:rPr>
          <w:rFonts w:hint="eastAsia" w:ascii="仿宋" w:hAnsi="仿宋" w:eastAsia="仿宋" w:cs="仿宋"/>
          <w:sz w:val="24"/>
        </w:rPr>
        <w:t>2012年  科室设立护士长，放射科护理从门诊部独立出来。</w:t>
      </w:r>
    </w:p>
    <w:p>
      <w:pPr>
        <w:spacing w:line="360" w:lineRule="auto"/>
        <w:rPr>
          <w:rFonts w:hint="eastAsia" w:ascii="仿宋" w:hAnsi="仿宋" w:eastAsia="仿宋" w:cs="仿宋"/>
          <w:sz w:val="24"/>
        </w:rPr>
      </w:pPr>
      <w:r>
        <w:rPr>
          <w:rFonts w:hint="eastAsia" w:ascii="仿宋" w:hAnsi="仿宋" w:eastAsia="仿宋" w:cs="仿宋"/>
          <w:sz w:val="24"/>
        </w:rPr>
        <w:t>2012年  成立重庆医科大学附属第一医院医学影像技术教研室，建设重庆医科大学医学影像技术本科专业。</w:t>
      </w:r>
    </w:p>
    <w:p>
      <w:pPr>
        <w:spacing w:line="360" w:lineRule="auto"/>
        <w:rPr>
          <w:rFonts w:hint="eastAsia" w:ascii="仿宋" w:hAnsi="仿宋" w:eastAsia="仿宋" w:cs="仿宋"/>
          <w:sz w:val="24"/>
        </w:rPr>
      </w:pPr>
      <w:r>
        <w:rPr>
          <w:rFonts w:hint="eastAsia" w:ascii="仿宋" w:hAnsi="仿宋" w:eastAsia="仿宋" w:cs="仿宋"/>
          <w:sz w:val="24"/>
        </w:rPr>
        <w:t>2013年  招收首届医学影像技术本科专业大学生。</w:t>
      </w:r>
    </w:p>
    <w:p>
      <w:pPr>
        <w:spacing w:line="360" w:lineRule="auto"/>
        <w:rPr>
          <w:rFonts w:hint="eastAsia" w:ascii="仿宋" w:hAnsi="仿宋" w:eastAsia="仿宋" w:cs="仿宋"/>
          <w:sz w:val="24"/>
        </w:rPr>
      </w:pPr>
      <w:r>
        <w:rPr>
          <w:rFonts w:hint="eastAsia" w:ascii="仿宋" w:hAnsi="仿宋" w:eastAsia="仿宋" w:cs="仿宋"/>
          <w:sz w:val="24"/>
        </w:rPr>
        <w:t>2013年  获批重庆市放射诊断中心和国家临床重点专科建设项目单位。</w:t>
      </w:r>
    </w:p>
    <w:p>
      <w:pPr>
        <w:spacing w:line="360" w:lineRule="auto"/>
        <w:rPr>
          <w:rFonts w:hint="eastAsia" w:ascii="仿宋" w:hAnsi="仿宋" w:eastAsia="仿宋" w:cs="仿宋"/>
          <w:sz w:val="24"/>
        </w:rPr>
      </w:pPr>
      <w:r>
        <w:rPr>
          <w:rFonts w:hint="eastAsia" w:ascii="仿宋" w:hAnsi="仿宋" w:eastAsia="仿宋" w:cs="仿宋"/>
          <w:sz w:val="24"/>
        </w:rPr>
        <w:t>2014年  被授予国家卫生计生委人才中心医用设备使用人员业务能力考评试题开发基地。</w:t>
      </w:r>
    </w:p>
    <w:p>
      <w:pPr>
        <w:spacing w:line="360" w:lineRule="auto"/>
        <w:rPr>
          <w:rFonts w:hint="eastAsia" w:ascii="仿宋" w:hAnsi="仿宋" w:eastAsia="仿宋" w:cs="仿宋"/>
          <w:sz w:val="24"/>
        </w:rPr>
      </w:pPr>
      <w:r>
        <w:rPr>
          <w:rFonts w:hint="eastAsia" w:ascii="仿宋" w:hAnsi="仿宋" w:eastAsia="仿宋" w:cs="仿宋"/>
          <w:sz w:val="24"/>
        </w:rPr>
        <w:t>2014年  成为国家放射科住院医师规范化培训基地。</w:t>
      </w:r>
    </w:p>
    <w:p>
      <w:pPr>
        <w:spacing w:line="360" w:lineRule="auto"/>
        <w:rPr>
          <w:rFonts w:hint="eastAsia" w:ascii="仿宋" w:hAnsi="仿宋" w:eastAsia="仿宋" w:cs="仿宋"/>
          <w:sz w:val="24"/>
        </w:rPr>
      </w:pPr>
      <w:r>
        <w:rPr>
          <w:rFonts w:hint="eastAsia" w:ascii="仿宋" w:hAnsi="仿宋" w:eastAsia="仿宋" w:cs="仿宋"/>
          <w:sz w:val="24"/>
        </w:rPr>
        <w:t>2014年  金山院区放射科运行。</w:t>
      </w:r>
    </w:p>
    <w:p>
      <w:pPr>
        <w:spacing w:line="360" w:lineRule="auto"/>
        <w:rPr>
          <w:rFonts w:hint="eastAsia" w:ascii="仿宋" w:hAnsi="仿宋" w:eastAsia="仿宋" w:cs="仿宋"/>
          <w:sz w:val="24"/>
        </w:rPr>
      </w:pPr>
      <w:r>
        <w:rPr>
          <w:rFonts w:hint="eastAsia" w:ascii="仿宋" w:hAnsi="仿宋" w:eastAsia="仿宋" w:cs="仿宋"/>
          <w:sz w:val="24"/>
        </w:rPr>
        <w:t>2015年  成为中华医学会医学影像技术临床实践技能培训基地。</w:t>
      </w:r>
    </w:p>
    <w:p>
      <w:pPr>
        <w:spacing w:line="360" w:lineRule="auto"/>
        <w:rPr>
          <w:rFonts w:hint="eastAsia" w:ascii="仿宋" w:hAnsi="仿宋" w:eastAsia="仿宋" w:cs="仿宋"/>
          <w:sz w:val="24"/>
        </w:rPr>
      </w:pPr>
      <w:r>
        <w:rPr>
          <w:rFonts w:hint="eastAsia" w:ascii="仿宋" w:hAnsi="仿宋" w:eastAsia="仿宋" w:cs="仿宋"/>
          <w:sz w:val="24"/>
        </w:rPr>
        <w:t>2018年  牵头成立西南放射专科联盟，云贵川渝藏新共计 152家单位加入联盟。</w:t>
      </w:r>
    </w:p>
    <w:p>
      <w:pPr>
        <w:spacing w:line="360" w:lineRule="auto"/>
        <w:rPr>
          <w:rFonts w:hint="eastAsia" w:ascii="仿宋" w:hAnsi="仿宋" w:eastAsia="仿宋" w:cs="仿宋"/>
          <w:sz w:val="24"/>
        </w:rPr>
      </w:pPr>
      <w:r>
        <w:rPr>
          <w:rFonts w:hint="eastAsia" w:ascii="仿宋" w:hAnsi="仿宋" w:eastAsia="仿宋" w:cs="仿宋"/>
          <w:sz w:val="24"/>
        </w:rPr>
        <w:t>2018年  成立医学影像技术学系，挂靠放射科。</w:t>
      </w:r>
    </w:p>
    <w:p>
      <w:pPr>
        <w:spacing w:line="360" w:lineRule="auto"/>
        <w:rPr>
          <w:rFonts w:hint="eastAsia" w:ascii="仿宋" w:hAnsi="仿宋" w:eastAsia="仿宋" w:cs="仿宋"/>
          <w:sz w:val="24"/>
        </w:rPr>
      </w:pPr>
      <w:r>
        <w:rPr>
          <w:rFonts w:hint="eastAsia" w:ascii="仿宋" w:hAnsi="仿宋" w:eastAsia="仿宋" w:cs="仿宋"/>
          <w:sz w:val="24"/>
        </w:rPr>
        <w:t>2020年  开展机器人导航下CT穿刺活检和定位。</w:t>
      </w:r>
    </w:p>
    <w:p>
      <w:pPr>
        <w:spacing w:line="360" w:lineRule="auto"/>
        <w:rPr>
          <w:rFonts w:hint="eastAsia" w:ascii="仿宋" w:hAnsi="仿宋" w:eastAsia="仿宋" w:cs="仿宋"/>
          <w:sz w:val="24"/>
        </w:rPr>
      </w:pPr>
      <w:r>
        <w:rPr>
          <w:rFonts w:hint="eastAsia" w:ascii="仿宋" w:hAnsi="仿宋" w:eastAsia="仿宋" w:cs="仿宋"/>
          <w:sz w:val="24"/>
        </w:rPr>
        <w:t>2020年  建立《重医一院放射科云端讲堂》，开展线上直播授课，包括跟发金教授学读片、蒲公英教育讲堂、如影随形放射大讲堂、谈骨论肌—重医一院骨肌影像云讲堂、影像黄金瞳、无界—影像融合论坛等12档直播课程。</w:t>
      </w:r>
    </w:p>
    <w:p>
      <w:pPr>
        <w:spacing w:line="360" w:lineRule="auto"/>
        <w:rPr>
          <w:rFonts w:hint="eastAsia" w:ascii="仿宋" w:hAnsi="仿宋" w:eastAsia="仿宋" w:cs="仿宋"/>
          <w:sz w:val="24"/>
        </w:rPr>
      </w:pPr>
      <w:r>
        <w:rPr>
          <w:rFonts w:hint="eastAsia" w:ascii="仿宋" w:hAnsi="仿宋" w:eastAsia="仿宋" w:cs="仿宋"/>
          <w:sz w:val="24"/>
        </w:rPr>
        <w:t>2021年  放射科开始推送电子报告及胶片。</w:t>
      </w:r>
    </w:p>
    <w:p>
      <w:pPr>
        <w:spacing w:line="360" w:lineRule="auto"/>
        <w:rPr>
          <w:rFonts w:hint="eastAsia" w:ascii="仿宋" w:hAnsi="仿宋" w:eastAsia="仿宋" w:cs="仿宋"/>
          <w:sz w:val="24"/>
        </w:rPr>
      </w:pPr>
      <w:r>
        <w:rPr>
          <w:rFonts w:hint="eastAsia" w:ascii="仿宋" w:hAnsi="仿宋" w:eastAsia="仿宋" w:cs="仿宋"/>
          <w:sz w:val="24"/>
        </w:rPr>
        <w:t>2021年  在重庆市首次开展放射影像技师规范化培训工作。</w:t>
      </w:r>
    </w:p>
    <w:p>
      <w:pPr>
        <w:spacing w:line="360" w:lineRule="auto"/>
        <w:rPr>
          <w:rFonts w:hint="eastAsia" w:ascii="仿宋" w:hAnsi="仿宋" w:eastAsia="仿宋" w:cs="仿宋"/>
          <w:sz w:val="24"/>
        </w:rPr>
      </w:pPr>
      <w:r>
        <w:rPr>
          <w:rFonts w:hint="eastAsia" w:ascii="仿宋" w:hAnsi="仿宋" w:eastAsia="仿宋" w:cs="仿宋"/>
          <w:sz w:val="24"/>
        </w:rPr>
        <w:t>2022年  第一分院（虎头岩院区）放射科开始运行。</w:t>
      </w:r>
    </w:p>
    <w:p>
      <w:pPr>
        <w:spacing w:line="360" w:lineRule="auto"/>
        <w:rPr>
          <w:rFonts w:hint="eastAsia" w:ascii="仿宋" w:hAnsi="仿宋" w:eastAsia="仿宋" w:cs="仿宋"/>
          <w:sz w:val="24"/>
        </w:rPr>
      </w:pPr>
      <w:r>
        <w:rPr>
          <w:rFonts w:hint="eastAsia" w:ascii="仿宋" w:hAnsi="仿宋" w:eastAsia="仿宋" w:cs="仿宋"/>
          <w:sz w:val="24"/>
        </w:rPr>
        <w:t>2023年  放射科自动预约系统、检查室诊间屏投入使用。</w:t>
      </w:r>
    </w:p>
    <w:p>
      <w:pPr>
        <w:spacing w:line="360" w:lineRule="auto"/>
        <w:rPr>
          <w:rFonts w:hint="eastAsia" w:ascii="仿宋" w:hAnsi="仿宋" w:eastAsia="仿宋" w:cs="仿宋"/>
          <w:sz w:val="24"/>
        </w:rPr>
      </w:pPr>
      <w:r>
        <w:rPr>
          <w:rFonts w:hint="eastAsia" w:ascii="仿宋" w:hAnsi="仿宋" w:eastAsia="仿宋" w:cs="仿宋"/>
          <w:sz w:val="24"/>
        </w:rPr>
        <w:t>2023年  复旦大学西南地区放射科声誉排行榜位居第二位（连续九年）。</w:t>
      </w:r>
    </w:p>
    <w:p>
      <w:pPr>
        <w:spacing w:line="360" w:lineRule="auto"/>
        <w:rPr>
          <w:rFonts w:hint="eastAsia" w:ascii="仿宋" w:hAnsi="仿宋" w:eastAsia="仿宋" w:cs="仿宋"/>
          <w:sz w:val="24"/>
        </w:rPr>
      </w:pPr>
      <w:r>
        <w:rPr>
          <w:rFonts w:hint="eastAsia" w:ascii="仿宋" w:hAnsi="仿宋" w:eastAsia="仿宋" w:cs="仿宋"/>
          <w:sz w:val="24"/>
        </w:rPr>
        <w:t>2024年  重庆医科大学附属第一医院远程影像中心初步建成。</w:t>
      </w:r>
    </w:p>
    <w:p>
      <w:pPr>
        <w:spacing w:line="360" w:lineRule="auto"/>
        <w:rPr>
          <w:rFonts w:hint="eastAsia" w:ascii="仿宋" w:hAnsi="仿宋" w:eastAsia="仿宋" w:cs="仿宋"/>
          <w:sz w:val="24"/>
        </w:rPr>
      </w:pPr>
    </w:p>
    <w:p>
      <w:pPr>
        <w:numPr>
          <w:ilvl w:val="0"/>
          <w:numId w:val="1"/>
        </w:numPr>
        <w:spacing w:line="360" w:lineRule="auto"/>
        <w:jc w:val="center"/>
        <w:rPr>
          <w:rFonts w:hint="eastAsia" w:ascii="黑体" w:hAnsi="黑体" w:eastAsia="黑体"/>
          <w:b/>
          <w:sz w:val="32"/>
          <w:szCs w:val="32"/>
          <w:lang w:val="en-US" w:eastAsia="zh-CN"/>
        </w:rPr>
      </w:pPr>
      <w:r>
        <w:rPr>
          <w:rFonts w:hint="eastAsia" w:ascii="黑体" w:hAnsi="黑体" w:eastAsia="黑体"/>
          <w:b/>
          <w:sz w:val="32"/>
          <w:szCs w:val="32"/>
          <w:lang w:val="en-US" w:eastAsia="zh-CN"/>
        </w:rPr>
        <w:t>历任科主任</w:t>
      </w:r>
    </w:p>
    <w:p>
      <w:pPr>
        <w:spacing w:line="360" w:lineRule="auto"/>
        <w:rPr>
          <w:rFonts w:hint="default" w:ascii="仿宋" w:hAnsi="仿宋" w:eastAsia="仿宋" w:cs="仿宋"/>
          <w:sz w:val="24"/>
          <w:lang w:val="en-US" w:eastAsia="zh-CN"/>
        </w:rPr>
      </w:pPr>
      <w:r>
        <w:rPr>
          <w:rFonts w:hint="default" w:ascii="仿宋" w:hAnsi="仿宋" w:eastAsia="仿宋" w:cs="仿宋"/>
          <w:sz w:val="24"/>
          <w:lang w:val="en-US" w:eastAsia="zh-CN"/>
        </w:rPr>
        <w:t>1957年</w:t>
      </w:r>
      <w:r>
        <w:rPr>
          <w:rFonts w:hint="eastAsia" w:ascii="仿宋" w:hAnsi="仿宋" w:eastAsia="仿宋" w:cs="仿宋"/>
          <w:sz w:val="24"/>
          <w:lang w:val="en-US" w:eastAsia="zh-CN"/>
        </w:rPr>
        <w:t>我院</w:t>
      </w:r>
      <w:r>
        <w:rPr>
          <w:rFonts w:hint="default" w:ascii="仿宋" w:hAnsi="仿宋" w:eastAsia="仿宋" w:cs="仿宋"/>
          <w:sz w:val="24"/>
          <w:lang w:val="en-US" w:eastAsia="zh-CN"/>
        </w:rPr>
        <w:t>由原上海第一医学院（现复旦大学医学院）附属医院分迁来渝创建</w:t>
      </w:r>
    </w:p>
    <w:p>
      <w:pPr>
        <w:spacing w:line="360" w:lineRule="auto"/>
        <w:rPr>
          <w:rFonts w:hint="default" w:ascii="仿宋" w:hAnsi="仿宋" w:eastAsia="仿宋" w:cs="仿宋"/>
          <w:sz w:val="24"/>
          <w:lang w:val="en-US" w:eastAsia="zh-CN"/>
        </w:rPr>
      </w:pPr>
      <w:r>
        <w:rPr>
          <w:rFonts w:hint="default" w:ascii="仿宋" w:hAnsi="仿宋" w:eastAsia="仿宋" w:cs="仿宋"/>
          <w:sz w:val="24"/>
          <w:lang w:val="en-US" w:eastAsia="zh-CN"/>
        </w:rPr>
        <w:t>本学科开创者荣独山教授，是中国放射学的三大奠基人之一</w:t>
      </w:r>
    </w:p>
    <w:p>
      <w:pPr>
        <w:spacing w:line="360" w:lineRule="auto"/>
        <w:rPr>
          <w:rFonts w:hint="default" w:ascii="仿宋" w:hAnsi="仿宋" w:eastAsia="仿宋" w:cs="仿宋"/>
          <w:sz w:val="24"/>
          <w:lang w:val="en-US" w:eastAsia="zh-CN"/>
        </w:rPr>
      </w:pPr>
      <w:r>
        <w:rPr>
          <w:rFonts w:hint="default" w:ascii="仿宋" w:hAnsi="仿宋" w:eastAsia="仿宋" w:cs="仿宋"/>
          <w:sz w:val="24"/>
          <w:lang w:val="en-US" w:eastAsia="zh-CN"/>
        </w:rPr>
        <w:t>戚警吾教授、张克随教授曾师承荣老，是复旦中山医院早期员工，同时也是重医放射学科奠基人</w:t>
      </w:r>
    </w:p>
    <w:p>
      <w:pPr>
        <w:jc w:val="center"/>
      </w:pPr>
      <w:r>
        <w:drawing>
          <wp:inline distT="0" distB="0" distL="114300" distR="114300">
            <wp:extent cx="2202815" cy="3044190"/>
            <wp:effectExtent l="0" t="0" r="6985" b="381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0"/>
                    <a:stretch>
                      <a:fillRect/>
                    </a:stretch>
                  </pic:blipFill>
                  <pic:spPr>
                    <a:xfrm>
                      <a:off x="0" y="0"/>
                      <a:ext cx="2203081" cy="3044813"/>
                    </a:xfrm>
                    <a:prstGeom prst="rect">
                      <a:avLst/>
                    </a:prstGeom>
                    <a:noFill/>
                    <a:ln w="9525">
                      <a:noFill/>
                    </a:ln>
                  </pic:spPr>
                </pic:pic>
              </a:graphicData>
            </a:graphic>
          </wp:inline>
        </w:drawing>
      </w:r>
    </w:p>
    <w:p>
      <w:pPr>
        <w:jc w:val="center"/>
        <w:rPr>
          <w:rFonts w:hint="eastAsia" w:ascii="仿宋" w:hAnsi="仿宋" w:eastAsia="仿宋" w:cs="仿宋"/>
          <w:b/>
          <w:bCs/>
          <w:sz w:val="24"/>
          <w:lang w:val="en-US" w:eastAsia="zh-CN"/>
        </w:rPr>
      </w:pPr>
      <w:r>
        <w:rPr>
          <w:rFonts w:hint="eastAsia" w:ascii="仿宋" w:hAnsi="仿宋" w:eastAsia="仿宋" w:cs="仿宋"/>
          <w:b/>
          <w:bCs/>
          <w:sz w:val="24"/>
          <w:lang w:val="en-US" w:eastAsia="zh-CN"/>
        </w:rPr>
        <w:t>荣独山教授</w:t>
      </w:r>
    </w:p>
    <w:p>
      <w:pPr>
        <w:jc w:val="center"/>
      </w:pPr>
      <w:r>
        <w:drawing>
          <wp:inline distT="0" distB="0" distL="114300" distR="114300">
            <wp:extent cx="2151380" cy="2988310"/>
            <wp:effectExtent l="0" t="0" r="12700" b="13970"/>
            <wp:docPr id="76802" name="图片 9" descr="77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2" name="图片 9" descr="77年"/>
                    <pic:cNvPicPr>
                      <a:picLocks noChangeAspect="1"/>
                    </pic:cNvPicPr>
                  </pic:nvPicPr>
                  <pic:blipFill>
                    <a:blip r:embed="rId11"/>
                    <a:srcRect l="43438" r="3230"/>
                    <a:stretch>
                      <a:fillRect/>
                    </a:stretch>
                  </pic:blipFill>
                  <pic:spPr>
                    <a:xfrm>
                      <a:off x="0" y="0"/>
                      <a:ext cx="2151380" cy="2988310"/>
                    </a:xfrm>
                    <a:prstGeom prst="rect">
                      <a:avLst/>
                    </a:prstGeom>
                    <a:noFill/>
                    <a:ln w="9525">
                      <a:noFill/>
                    </a:ln>
                  </pic:spPr>
                </pic:pic>
              </a:graphicData>
            </a:graphic>
          </wp:inline>
        </w:drawing>
      </w:r>
    </w:p>
    <w:p>
      <w:pPr>
        <w:spacing w:line="360" w:lineRule="auto"/>
        <w:jc w:val="center"/>
        <w:rPr>
          <w:rFonts w:hint="default" w:ascii="仿宋" w:hAnsi="仿宋" w:eastAsia="仿宋" w:cs="仿宋"/>
          <w:b/>
          <w:bCs/>
          <w:sz w:val="24"/>
          <w:lang w:val="en-US" w:eastAsia="zh-CN"/>
        </w:rPr>
      </w:pPr>
      <w:r>
        <w:rPr>
          <w:rFonts w:hint="default" w:ascii="仿宋" w:hAnsi="仿宋" w:eastAsia="仿宋" w:cs="仿宋"/>
          <w:b/>
          <w:bCs/>
          <w:sz w:val="24"/>
          <w:lang w:val="en-US" w:eastAsia="zh-CN"/>
        </w:rPr>
        <w:t>首任主任</w:t>
      </w:r>
      <w:r>
        <w:rPr>
          <w:rFonts w:hint="eastAsia" w:ascii="仿宋" w:hAnsi="仿宋" w:eastAsia="仿宋" w:cs="仿宋"/>
          <w:b/>
          <w:bCs/>
          <w:sz w:val="24"/>
          <w:lang w:val="en-US" w:eastAsia="zh-CN"/>
        </w:rPr>
        <w:t>：</w:t>
      </w:r>
      <w:r>
        <w:rPr>
          <w:rFonts w:hint="default" w:ascii="仿宋" w:hAnsi="仿宋" w:eastAsia="仿宋" w:cs="仿宋"/>
          <w:b/>
          <w:bCs/>
          <w:sz w:val="24"/>
          <w:lang w:val="en-US" w:eastAsia="zh-CN"/>
        </w:rPr>
        <w:t>戚警吾教授（1958-1984)</w:t>
      </w:r>
    </w:p>
    <w:p>
      <w:pPr>
        <w:spacing w:line="360" w:lineRule="auto"/>
        <w:jc w:val="center"/>
        <w:rPr>
          <w:rFonts w:hint="default" w:ascii="仿宋" w:hAnsi="仿宋" w:eastAsia="仿宋" w:cs="仿宋"/>
          <w:sz w:val="24"/>
          <w:lang w:val="en-US" w:eastAsia="zh-CN"/>
        </w:rPr>
      </w:pPr>
      <w:r>
        <w:rPr>
          <w:rFonts w:hint="default" w:ascii="仿宋" w:hAnsi="仿宋" w:eastAsia="仿宋" w:cs="仿宋"/>
          <w:sz w:val="24"/>
          <w:lang w:val="en-US" w:eastAsia="zh-CN"/>
        </w:rPr>
        <w:t>开创重医放射，注重联系临床和病理，普放诊断出神入化，开放、终身学习</w:t>
      </w:r>
    </w:p>
    <w:p>
      <w:pPr>
        <w:spacing w:line="360" w:lineRule="auto"/>
        <w:jc w:val="center"/>
        <w:rPr>
          <w:rFonts w:hint="default" w:ascii="仿宋" w:hAnsi="仿宋" w:eastAsia="仿宋" w:cs="仿宋"/>
          <w:sz w:val="24"/>
          <w:lang w:val="en-US" w:eastAsia="zh-CN"/>
        </w:rPr>
      </w:pPr>
    </w:p>
    <w:p>
      <w:pPr>
        <w:spacing w:line="360" w:lineRule="auto"/>
        <w:jc w:val="center"/>
        <w:rPr>
          <w:rFonts w:hint="default" w:ascii="仿宋" w:hAnsi="仿宋" w:eastAsia="仿宋" w:cs="仿宋"/>
          <w:sz w:val="24"/>
          <w:lang w:val="en-US" w:eastAsia="zh-CN"/>
        </w:rPr>
      </w:pPr>
      <w:r>
        <w:drawing>
          <wp:inline distT="0" distB="0" distL="114300" distR="114300">
            <wp:extent cx="2023110" cy="3218815"/>
            <wp:effectExtent l="0" t="0" r="3810" b="12065"/>
            <wp:docPr id="4" name="图片 1" descr="张克随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张克随照片"/>
                    <pic:cNvPicPr>
                      <a:picLocks noChangeAspect="1"/>
                    </pic:cNvPicPr>
                  </pic:nvPicPr>
                  <pic:blipFill>
                    <a:blip r:embed="rId12">
                      <a:lum bright="12000" contrast="12000"/>
                    </a:blip>
                    <a:srcRect t="2447" r="3520" b="11316"/>
                    <a:stretch>
                      <a:fillRect/>
                    </a:stretch>
                  </pic:blipFill>
                  <pic:spPr>
                    <a:xfrm>
                      <a:off x="0" y="0"/>
                      <a:ext cx="2023110" cy="3218815"/>
                    </a:xfrm>
                    <a:prstGeom prst="rect">
                      <a:avLst/>
                    </a:prstGeom>
                  </pic:spPr>
                </pic:pic>
              </a:graphicData>
            </a:graphic>
          </wp:inline>
        </w:drawing>
      </w:r>
    </w:p>
    <w:p>
      <w:pPr>
        <w:spacing w:line="360" w:lineRule="auto"/>
        <w:jc w:val="center"/>
        <w:rPr>
          <w:rFonts w:hint="default" w:ascii="仿宋" w:hAnsi="仿宋" w:eastAsia="仿宋" w:cs="仿宋"/>
          <w:b/>
          <w:bCs/>
          <w:sz w:val="24"/>
          <w:lang w:val="en-US" w:eastAsia="zh-CN"/>
        </w:rPr>
      </w:pPr>
      <w:r>
        <w:rPr>
          <w:rFonts w:hint="default" w:ascii="仿宋" w:hAnsi="仿宋" w:eastAsia="仿宋" w:cs="仿宋"/>
          <w:b/>
          <w:bCs/>
          <w:sz w:val="24"/>
          <w:lang w:val="en-US" w:eastAsia="zh-CN"/>
        </w:rPr>
        <w:t>第二任主任</w:t>
      </w:r>
      <w:r>
        <w:rPr>
          <w:rFonts w:hint="eastAsia" w:ascii="仿宋" w:hAnsi="仿宋" w:eastAsia="仿宋" w:cs="仿宋"/>
          <w:b/>
          <w:bCs/>
          <w:sz w:val="24"/>
          <w:lang w:val="en-US" w:eastAsia="zh-CN"/>
        </w:rPr>
        <w:t>：</w:t>
      </w:r>
      <w:r>
        <w:rPr>
          <w:rFonts w:hint="default" w:ascii="仿宋" w:hAnsi="仿宋" w:eastAsia="仿宋" w:cs="仿宋"/>
          <w:b/>
          <w:bCs/>
          <w:sz w:val="24"/>
          <w:lang w:val="en-US" w:eastAsia="zh-CN"/>
        </w:rPr>
        <w:t>张克随教授（1984-1996）</w:t>
      </w:r>
    </w:p>
    <w:p>
      <w:pPr>
        <w:spacing w:line="360" w:lineRule="auto"/>
        <w:jc w:val="center"/>
        <w:rPr>
          <w:rFonts w:hint="default" w:ascii="仿宋" w:hAnsi="仿宋" w:eastAsia="仿宋" w:cs="仿宋"/>
          <w:b/>
          <w:bCs/>
          <w:sz w:val="24"/>
          <w:lang w:val="en-US" w:eastAsia="zh-CN"/>
        </w:rPr>
      </w:pPr>
      <w:r>
        <w:rPr>
          <w:rFonts w:hint="default" w:ascii="仿宋" w:hAnsi="仿宋" w:eastAsia="仿宋" w:cs="仿宋"/>
          <w:b w:val="0"/>
          <w:bCs w:val="0"/>
          <w:sz w:val="24"/>
          <w:lang w:val="en-US" w:eastAsia="zh-CN"/>
        </w:rPr>
        <w:t>推动CT、MRI发展，身体力行，三分诊断，七分技术，医技一体化</w:t>
      </w:r>
    </w:p>
    <w:p>
      <w:pPr>
        <w:jc w:val="center"/>
        <w:rPr>
          <w:rFonts w:hint="default"/>
          <w:lang w:val="en-US" w:eastAsia="zh-CN"/>
        </w:rPr>
      </w:pPr>
    </w:p>
    <w:p>
      <w:pPr>
        <w:jc w:val="center"/>
      </w:pPr>
      <w:r>
        <w:drawing>
          <wp:inline distT="0" distB="0" distL="114300" distR="114300">
            <wp:extent cx="2339975" cy="3075305"/>
            <wp:effectExtent l="0" t="0" r="6985" b="3175"/>
            <wp:docPr id="768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3" name="图片 5"/>
                    <pic:cNvPicPr>
                      <a:picLocks noChangeAspect="1"/>
                    </pic:cNvPicPr>
                  </pic:nvPicPr>
                  <pic:blipFill>
                    <a:blip r:embed="rId13"/>
                    <a:stretch>
                      <a:fillRect/>
                    </a:stretch>
                  </pic:blipFill>
                  <pic:spPr>
                    <a:xfrm>
                      <a:off x="0" y="0"/>
                      <a:ext cx="2339975" cy="3075305"/>
                    </a:xfrm>
                    <a:prstGeom prst="rect">
                      <a:avLst/>
                    </a:prstGeom>
                    <a:noFill/>
                    <a:ln w="9525">
                      <a:noFill/>
                    </a:ln>
                  </pic:spPr>
                </pic:pic>
              </a:graphicData>
            </a:graphic>
          </wp:inline>
        </w:drawing>
      </w:r>
    </w:p>
    <w:p>
      <w:pPr>
        <w:spacing w:line="360" w:lineRule="auto"/>
        <w:jc w:val="center"/>
        <w:rPr>
          <w:rFonts w:hint="default" w:ascii="仿宋" w:hAnsi="仿宋" w:eastAsia="仿宋" w:cs="仿宋"/>
          <w:b/>
          <w:bCs/>
          <w:sz w:val="24"/>
          <w:lang w:val="en-US" w:eastAsia="zh-CN"/>
        </w:rPr>
      </w:pPr>
      <w:r>
        <w:rPr>
          <w:rFonts w:hint="default" w:ascii="仿宋" w:hAnsi="仿宋" w:eastAsia="仿宋" w:cs="仿宋"/>
          <w:b/>
          <w:bCs/>
          <w:sz w:val="24"/>
          <w:lang w:val="en-US" w:eastAsia="zh-CN"/>
        </w:rPr>
        <w:t>第三任主任</w:t>
      </w:r>
      <w:r>
        <w:rPr>
          <w:rFonts w:hint="eastAsia" w:ascii="仿宋" w:hAnsi="仿宋" w:eastAsia="仿宋" w:cs="仿宋"/>
          <w:b/>
          <w:bCs/>
          <w:sz w:val="24"/>
          <w:lang w:val="en-US" w:eastAsia="zh-CN"/>
        </w:rPr>
        <w:t>：</w:t>
      </w:r>
      <w:r>
        <w:rPr>
          <w:rFonts w:hint="default" w:ascii="仿宋" w:hAnsi="仿宋" w:eastAsia="仿宋" w:cs="仿宋"/>
          <w:b/>
          <w:bCs/>
          <w:sz w:val="24"/>
          <w:lang w:val="en-US" w:eastAsia="zh-CN"/>
        </w:rPr>
        <w:t>吴景全教授（1996-1999）</w:t>
      </w:r>
    </w:p>
    <w:p>
      <w:pPr>
        <w:spacing w:line="360" w:lineRule="auto"/>
        <w:jc w:val="cente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承上启下，促进科室发展</w:t>
      </w:r>
    </w:p>
    <w:p>
      <w:pPr>
        <w:spacing w:line="360" w:lineRule="auto"/>
        <w:jc w:val="center"/>
        <w:rPr>
          <w:rFonts w:hint="default" w:ascii="仿宋" w:hAnsi="仿宋" w:eastAsia="仿宋" w:cs="仿宋"/>
          <w:b w:val="0"/>
          <w:bCs w:val="0"/>
          <w:sz w:val="24"/>
          <w:lang w:val="en-US" w:eastAsia="zh-CN"/>
        </w:rPr>
      </w:pPr>
    </w:p>
    <w:p>
      <w:pPr>
        <w:spacing w:line="360" w:lineRule="auto"/>
        <w:jc w:val="center"/>
      </w:pPr>
      <w:r>
        <w:drawing>
          <wp:inline distT="0" distB="0" distL="114300" distR="114300">
            <wp:extent cx="2231390" cy="3275965"/>
            <wp:effectExtent l="0" t="0" r="8890" b="635"/>
            <wp:docPr id="7782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7" name="图片 6"/>
                    <pic:cNvPicPr>
                      <a:picLocks noChangeAspect="1"/>
                    </pic:cNvPicPr>
                  </pic:nvPicPr>
                  <pic:blipFill>
                    <a:blip r:embed="rId4"/>
                    <a:stretch>
                      <a:fillRect/>
                    </a:stretch>
                  </pic:blipFill>
                  <pic:spPr>
                    <a:xfrm>
                      <a:off x="0" y="0"/>
                      <a:ext cx="2231390" cy="3275965"/>
                    </a:xfrm>
                    <a:prstGeom prst="rect">
                      <a:avLst/>
                    </a:prstGeom>
                    <a:noFill/>
                    <a:ln w="9525">
                      <a:noFill/>
                    </a:ln>
                  </pic:spPr>
                </pic:pic>
              </a:graphicData>
            </a:graphic>
          </wp:inline>
        </w:drawing>
      </w:r>
    </w:p>
    <w:p>
      <w:pPr>
        <w:spacing w:line="360" w:lineRule="auto"/>
        <w:jc w:val="center"/>
        <w:rPr>
          <w:rFonts w:hint="default" w:ascii="仿宋" w:hAnsi="仿宋" w:eastAsia="仿宋" w:cs="仿宋"/>
          <w:b/>
          <w:bCs/>
          <w:sz w:val="24"/>
          <w:lang w:val="en-US" w:eastAsia="zh-CN"/>
        </w:rPr>
      </w:pPr>
      <w:r>
        <w:rPr>
          <w:rFonts w:hint="default" w:ascii="仿宋" w:hAnsi="仿宋" w:eastAsia="仿宋" w:cs="仿宋"/>
          <w:b/>
          <w:bCs/>
          <w:sz w:val="24"/>
          <w:lang w:val="en-US" w:eastAsia="zh-CN"/>
        </w:rPr>
        <w:t>第四任主任</w:t>
      </w:r>
      <w:r>
        <w:rPr>
          <w:rFonts w:hint="eastAsia" w:ascii="仿宋" w:hAnsi="仿宋" w:eastAsia="仿宋" w:cs="仿宋"/>
          <w:b/>
          <w:bCs/>
          <w:sz w:val="24"/>
          <w:lang w:val="en-US" w:eastAsia="zh-CN"/>
        </w:rPr>
        <w:t>：</w:t>
      </w:r>
      <w:r>
        <w:rPr>
          <w:rFonts w:hint="default" w:ascii="仿宋" w:hAnsi="仿宋" w:eastAsia="仿宋" w:cs="仿宋"/>
          <w:b/>
          <w:bCs/>
          <w:sz w:val="24"/>
          <w:lang w:val="en-US" w:eastAsia="zh-CN"/>
        </w:rPr>
        <w:t>罗天友教授（1999-2006）</w:t>
      </w:r>
    </w:p>
    <w:p>
      <w:pPr>
        <w:spacing w:line="360" w:lineRule="auto"/>
        <w:jc w:val="cente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科室融合，引CT新平台，促和谐发展</w:t>
      </w:r>
    </w:p>
    <w:p>
      <w:pPr>
        <w:spacing w:line="360" w:lineRule="auto"/>
        <w:jc w:val="center"/>
        <w:rPr>
          <w:rFonts w:hint="default"/>
          <w:lang w:val="en-US" w:eastAsia="zh-CN"/>
        </w:rPr>
      </w:pPr>
    </w:p>
    <w:p>
      <w:pPr>
        <w:jc w:val="center"/>
      </w:pPr>
      <w:r>
        <w:drawing>
          <wp:inline distT="0" distB="0" distL="114300" distR="114300">
            <wp:extent cx="2132965" cy="3131820"/>
            <wp:effectExtent l="0" t="0" r="635" b="7620"/>
            <wp:docPr id="778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9" name="图片 4"/>
                    <pic:cNvPicPr>
                      <a:picLocks noChangeAspect="1"/>
                    </pic:cNvPicPr>
                  </pic:nvPicPr>
                  <pic:blipFill>
                    <a:blip r:embed="rId6"/>
                    <a:stretch>
                      <a:fillRect/>
                    </a:stretch>
                  </pic:blipFill>
                  <pic:spPr>
                    <a:xfrm>
                      <a:off x="0" y="0"/>
                      <a:ext cx="2132965" cy="3131820"/>
                    </a:xfrm>
                    <a:prstGeom prst="rect">
                      <a:avLst/>
                    </a:prstGeom>
                    <a:noFill/>
                    <a:ln w="9525">
                      <a:noFill/>
                    </a:ln>
                  </pic:spPr>
                </pic:pic>
              </a:graphicData>
            </a:graphic>
          </wp:inline>
        </w:drawing>
      </w:r>
    </w:p>
    <w:p>
      <w:pPr>
        <w:spacing w:line="360" w:lineRule="auto"/>
        <w:jc w:val="center"/>
        <w:rPr>
          <w:rFonts w:hint="default" w:ascii="仿宋" w:hAnsi="仿宋" w:eastAsia="仿宋" w:cs="仿宋"/>
          <w:b/>
          <w:bCs/>
          <w:sz w:val="24"/>
          <w:lang w:val="en-US" w:eastAsia="zh-CN"/>
        </w:rPr>
      </w:pPr>
      <w:r>
        <w:rPr>
          <w:rFonts w:hint="default" w:ascii="仿宋" w:hAnsi="仿宋" w:eastAsia="仿宋" w:cs="仿宋"/>
          <w:b/>
          <w:bCs/>
          <w:sz w:val="24"/>
          <w:lang w:val="en-US" w:eastAsia="zh-CN"/>
        </w:rPr>
        <w:t>第五任主任</w:t>
      </w:r>
      <w:r>
        <w:rPr>
          <w:rFonts w:hint="eastAsia" w:ascii="仿宋" w:hAnsi="仿宋" w:eastAsia="仿宋" w:cs="仿宋"/>
          <w:b/>
          <w:bCs/>
          <w:sz w:val="24"/>
          <w:lang w:val="en-US" w:eastAsia="zh-CN"/>
        </w:rPr>
        <w:t>：</w:t>
      </w:r>
      <w:r>
        <w:rPr>
          <w:rFonts w:hint="default" w:ascii="仿宋" w:hAnsi="仿宋" w:eastAsia="仿宋" w:cs="仿宋"/>
          <w:b/>
          <w:bCs/>
          <w:sz w:val="24"/>
          <w:lang w:val="en-US" w:eastAsia="zh-CN"/>
        </w:rPr>
        <w:t>欧阳羽教授（2006-2017）</w:t>
      </w:r>
    </w:p>
    <w:p>
      <w:pPr>
        <w:spacing w:line="360" w:lineRule="auto"/>
        <w:jc w:val="center"/>
        <w:rPr>
          <w:rFonts w:hint="default" w:ascii="仿宋" w:hAnsi="仿宋" w:eastAsia="仿宋" w:cs="仿宋"/>
          <w:b w:val="0"/>
          <w:bCs w:val="0"/>
          <w:sz w:val="24"/>
          <w:lang w:val="en-US" w:eastAsia="zh-CN"/>
        </w:rPr>
      </w:pPr>
      <w:r>
        <w:rPr>
          <w:rFonts w:hint="default" w:ascii="仿宋" w:hAnsi="仿宋" w:eastAsia="仿宋" w:cs="仿宋"/>
          <w:b w:val="0"/>
          <w:bCs w:val="0"/>
          <w:sz w:val="24"/>
          <w:lang w:val="en-US" w:eastAsia="zh-CN"/>
        </w:rPr>
        <w:t>持续发展，再创新台阶</w:t>
      </w:r>
    </w:p>
    <w:p>
      <w:pPr>
        <w:jc w:val="center"/>
        <w:rPr>
          <w:rFonts w:hint="default"/>
          <w:lang w:val="en-US" w:eastAsia="zh-CN"/>
        </w:rPr>
      </w:pPr>
    </w:p>
    <w:p>
      <w:pPr>
        <w:jc w:val="center"/>
      </w:pPr>
      <w:r>
        <w:drawing>
          <wp:inline distT="0" distB="0" distL="114300" distR="114300">
            <wp:extent cx="2208530" cy="2952115"/>
            <wp:effectExtent l="0" t="0" r="1270" b="444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rotWithShape="1">
                    <a:blip r:embed="rId14" cstate="print">
                      <a:extLst>
                        <a:ext uri="{28A0092B-C50C-407E-A947-70E740481C1C}">
                          <a14:useLocalDpi xmlns:a14="http://schemas.microsoft.com/office/drawing/2010/main" val="0"/>
                        </a:ext>
                      </a:extLst>
                    </a:blip>
                    <a:srcRect l="5900" t="3800" r="4431" b="10720"/>
                    <a:stretch>
                      <a:fillRect/>
                    </a:stretch>
                  </pic:blipFill>
                  <pic:spPr>
                    <a:xfrm>
                      <a:off x="0" y="0"/>
                      <a:ext cx="2208530" cy="2952115"/>
                    </a:xfrm>
                    <a:prstGeom prst="rect">
                      <a:avLst/>
                    </a:prstGeom>
                  </pic:spPr>
                </pic:pic>
              </a:graphicData>
            </a:graphic>
          </wp:inline>
        </w:drawing>
      </w:r>
    </w:p>
    <w:p>
      <w:pPr>
        <w:spacing w:line="360" w:lineRule="auto"/>
        <w:jc w:val="center"/>
        <w:rPr>
          <w:rFonts w:hint="default" w:ascii="仿宋" w:hAnsi="仿宋" w:eastAsia="仿宋" w:cs="仿宋"/>
          <w:b/>
          <w:bCs/>
          <w:sz w:val="24"/>
          <w:lang w:val="en-US" w:eastAsia="zh-CN"/>
        </w:rPr>
      </w:pPr>
      <w:r>
        <w:rPr>
          <w:rFonts w:hint="default" w:ascii="仿宋" w:hAnsi="仿宋" w:eastAsia="仿宋" w:cs="仿宋"/>
          <w:b/>
          <w:bCs/>
          <w:sz w:val="24"/>
          <w:lang w:val="en-US" w:eastAsia="zh-CN"/>
        </w:rPr>
        <w:t>第六任主任</w:t>
      </w:r>
      <w:r>
        <w:rPr>
          <w:rFonts w:hint="eastAsia" w:ascii="仿宋" w:hAnsi="仿宋" w:eastAsia="仿宋" w:cs="仿宋"/>
          <w:b/>
          <w:bCs/>
          <w:sz w:val="24"/>
          <w:lang w:val="en-US" w:eastAsia="zh-CN"/>
        </w:rPr>
        <w:t>：</w:t>
      </w:r>
      <w:r>
        <w:rPr>
          <w:rFonts w:hint="default" w:ascii="仿宋" w:hAnsi="仿宋" w:eastAsia="仿宋" w:cs="仿宋"/>
          <w:b/>
          <w:bCs/>
          <w:sz w:val="24"/>
          <w:lang w:val="en-US" w:eastAsia="zh-CN"/>
        </w:rPr>
        <w:t>吕发金教授（2017-）</w:t>
      </w:r>
    </w:p>
    <w:p>
      <w:pPr>
        <w:spacing w:line="360" w:lineRule="auto"/>
        <w:jc w:val="center"/>
        <w:rPr>
          <w:rFonts w:hint="default" w:ascii="仿宋" w:hAnsi="仿宋" w:eastAsia="仿宋" w:cs="仿宋"/>
          <w:b/>
          <w:bCs/>
          <w:sz w:val="24"/>
          <w:lang w:val="en-US" w:eastAsia="zh-CN"/>
        </w:rPr>
      </w:pPr>
      <w:r>
        <w:rPr>
          <w:rFonts w:hint="default" w:ascii="仿宋" w:hAnsi="仿宋" w:eastAsia="仿宋" w:cs="仿宋"/>
          <w:b w:val="0"/>
          <w:bCs w:val="0"/>
          <w:sz w:val="24"/>
          <w:lang w:val="en-US" w:eastAsia="zh-CN"/>
        </w:rPr>
        <w:t>定目标、明方向，四个中心一个所，开启文化建设，再启航</w:t>
      </w:r>
    </w:p>
    <w:p>
      <w:pPr>
        <w:jc w:val="center"/>
        <w:rPr>
          <w:rFonts w:hint="default"/>
          <w:lang w:val="en-US" w:eastAsia="zh-CN"/>
        </w:rPr>
      </w:pPr>
    </w:p>
    <w:p>
      <w:pPr>
        <w:jc w:val="cente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D436FA"/>
    <w:multiLevelType w:val="singleLevel"/>
    <w:tmpl w:val="C1D436FA"/>
    <w:lvl w:ilvl="0" w:tentative="0">
      <w:start w:val="5"/>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吕 发金">
    <w15:presenceInfo w15:providerId="Windows Live" w15:userId="651c80512bb1ce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k5ODM0YmMxOWJiYWQyNDU4MGIzYWRmYTA0ZmI5NDcifQ=="/>
  </w:docVars>
  <w:rsids>
    <w:rsidRoot w:val="00000000"/>
    <w:rsid w:val="01385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Autospacing="1" w:afterAutospacing="1"/>
      <w:jc w:val="left"/>
    </w:pPr>
    <w:rPr>
      <w:kern w:val="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4</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2024-06-29T05:06:51Z</dcterms:created>
  <dc:creator>Benjamin</dc:creator>
  <cp:lastModifiedBy>有阝文武</cp:lastModifiedBy>
  <dcterms:modified xsi:type="dcterms:W3CDTF">2024-06-29T06:20:22Z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22AA41E623C4497183DEAFB12197B7A5_12</vt:lpwstr>
  </property>
</Properties>
</file>